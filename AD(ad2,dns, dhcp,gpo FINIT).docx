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lang w:eastAsia="en-US"/>
        </w:rPr>
        <w:id w:val="-642426176"/>
        <w:docPartObj>
          <w:docPartGallery w:val="Cover Pages"/>
          <w:docPartUnique/>
        </w:docPartObj>
      </w:sdtPr>
      <w:sdtEndPr>
        <w:rPr>
          <w:b/>
          <w:color w:val="FF0000"/>
          <w:sz w:val="30"/>
          <w:szCs w:val="30"/>
          <w:u w:val="single"/>
        </w:rPr>
      </w:sdtEndPr>
      <w:sdtContent>
        <w:p w:rsidR="001B3673" w:rsidRDefault="00EE355D">
          <w:pPr>
            <w:pStyle w:val="Sansinterligne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>
                    <wp:simplePos x="0" y="0"/>
                    <wp:positionH relativeFrom="page">
                      <wp:posOffset>743718</wp:posOffset>
                    </wp:positionH>
                    <wp:positionV relativeFrom="margin">
                      <wp:align>top</wp:align>
                    </wp:positionV>
                    <wp:extent cx="6530739" cy="3333750"/>
                    <wp:effectExtent l="0" t="0" r="3810" b="0"/>
                    <wp:wrapNone/>
                    <wp:docPr id="60" name="Zone de texte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30739" cy="3333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95771" w:rsidRPr="001B3673" w:rsidRDefault="004757AC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00B0F0"/>
                                    <w:sz w:val="24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00B0F0"/>
                                      <w:sz w:val="72"/>
                                      <w:szCs w:val="30"/>
                                      <w:u w:val="single"/>
                                    </w:rPr>
                                    <w:alias w:val="Titre"/>
                                    <w:tag w:val=""/>
                                    <w:id w:val="-82282128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95771" w:rsidRPr="001B3673">
                                      <w:rPr>
                                        <w:b/>
                                        <w:color w:val="00B0F0"/>
                                        <w:sz w:val="72"/>
                                        <w:szCs w:val="30"/>
                                        <w:u w:val="single"/>
                                      </w:rPr>
                                      <w:t>Documentation Active Directory</w:t>
                                    </w:r>
                                  </w:sdtContent>
                                </w:sdt>
                              </w:p>
                              <w:p w:rsidR="00F95771" w:rsidRPr="001B3673" w:rsidRDefault="004757AC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9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96"/>
                                      <w:szCs w:val="36"/>
                                    </w:rPr>
                                    <w:alias w:val="Sous-titre"/>
                                    <w:tag w:val=""/>
                                    <w:id w:val="1899171160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95771" w:rsidRPr="001B3673">
                                      <w:rPr>
                                        <w:color w:val="404040" w:themeColor="text1" w:themeTint="BF"/>
                                        <w:sz w:val="9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60" o:spid="_x0000_s1026" type="#_x0000_t202" style="position:absolute;margin-left:58.55pt;margin-top:0;width:514.25pt;height:262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" filled="f" stroked="f" strokeweight=".5pt">
                    <v:textbox inset="0,0,0,0">
                      <w:txbxContent>
                        <w:p w:rsidR="00F95771" w:rsidRPr="001B3673" w:rsidRDefault="008944A7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00B0F0"/>
                              <w:sz w:val="240"/>
                            </w:rPr>
                          </w:pPr>
                          <w:sdt>
                            <w:sdtPr>
                              <w:rPr>
                                <w:b/>
                                <w:color w:val="00B0F0"/>
                                <w:sz w:val="72"/>
                                <w:szCs w:val="30"/>
                                <w:u w:val="single"/>
                              </w:rPr>
                              <w:alias w:val="Titre"/>
                              <w:tag w:val=""/>
                              <w:id w:val="-82282128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F95771" w:rsidRPr="001B3673">
                                <w:rPr>
                                  <w:b/>
                                  <w:color w:val="00B0F0"/>
                                  <w:sz w:val="72"/>
                                  <w:szCs w:val="30"/>
                                  <w:u w:val="single"/>
                                </w:rPr>
                                <w:t>Documentation Active Directory</w:t>
                              </w:r>
                            </w:sdtContent>
                          </w:sdt>
                        </w:p>
                        <w:p w:rsidR="00F95771" w:rsidRPr="001B3673" w:rsidRDefault="008944A7">
                          <w:pPr>
                            <w:spacing w:before="120"/>
                            <w:rPr>
                              <w:color w:val="404040" w:themeColor="text1" w:themeTint="BF"/>
                              <w:sz w:val="9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96"/>
                                <w:szCs w:val="36"/>
                              </w:rPr>
                              <w:alias w:val="Sous-titre"/>
                              <w:tag w:val=""/>
                              <w:id w:val="1899171160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F95771" w:rsidRPr="001B3673">
                                <w:rPr>
                                  <w:color w:val="404040" w:themeColor="text1" w:themeTint="BF"/>
                                  <w:sz w:val="9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1B367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>
                    <wp:simplePos x="0" y="0"/>
                    <wp:positionH relativeFrom="page">
                      <wp:posOffset>-107315</wp:posOffset>
                    </wp:positionH>
                    <wp:positionV relativeFrom="page">
                      <wp:align>bottom</wp:align>
                    </wp:positionV>
                    <wp:extent cx="2194560" cy="9125712"/>
                    <wp:effectExtent l="0" t="0" r="635" b="15240"/>
                    <wp:wrapNone/>
                    <wp:docPr id="30" name="Groupe 3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1" name="Rectangle 31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" name="Pentagone 32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873348755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F95771" w:rsidRDefault="00F95771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3" name="Groupe 33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34" name="Groupe 3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35" name="Forme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e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e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e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e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e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e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orme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3" name="Forme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e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e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e libre 4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7" name="Groupe 4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8" name="Forme libre 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e libre 4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e libre 5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e libre 5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e libre 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e libre 5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4" name="Forme libre 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5" name="Forme libre 5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6" name="Forme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e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e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e 30" o:spid="_x0000_s1027" style="position:absolute;margin-left:-8.45pt;margin-top:0;width:172.8pt;height:718.55pt;z-index:251665408;mso-width-percent:330;mso-height-percent:950;mso-position-horizontal-relative:page;mso-position-vertical:bottom;mso-position-vertical-relative:page;mso-width-percent:330;mso-height-percent:95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">
                    <v:rect id="Rectangle 31" o:spid="_x0000_s1028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Zgr8YA&#10;AADbAAAADwAAAGRycy9kb3ducmV2LnhtbESPQWvCQBSE7wX/w/KE3upGC1Kjq4ggtBQp1SB6e2af&#10;2Wj2bchuTdpf3xUKPQ4z8w0zW3S2EjdqfOlYwXCQgCDOnS65UJDt1k8vIHxA1lg5JgXf5GEx7z3M&#10;MNWu5U+6bUMhIoR9igpMCHUqpc8NWfQDVxNH7+waiyHKppC6wTbCbSVHSTKWFkuOCwZrWhnKr9sv&#10;q8BdfibZe7u5nnZmku+Po+Lw9tEq9djvllMQgbrwH/5rv2oFz0O4f4k/QM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xZgr8YAAADbAAAADwAAAAAAAAAAAAAAAACYAgAAZHJz&#10;L2Rvd25yZXYueG1sUEsFBgAAAAAEAAQA9QAAAIsDAAAAAA=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32" o:spid="_x0000_s1029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IrxsUA&#10;AADbAAAADwAAAGRycy9kb3ducmV2LnhtbESP0WrCQBRE3wv+w3IF3+omEUpJXcUohT7Yqmk/4DZ7&#10;TaLZuyG7mrRf3xUKPg4zc4aZLwfTiCt1rrasIJ5GIIgLq2suFXx9vj4+g3AeWWNjmRT8kIPlYvQw&#10;x1Tbng90zX0pAoRdigoq79tUSldUZNBNbUscvKPtDPogu1LqDvsAN41MouhJGqw5LFTY0rqi4pxf&#10;jAITb+MsG34/dv1pP/tuL76PNu9KTcbD6gWEp8Hfw//tN61glsDtS/gB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0ivGxQAAANsAAAAPAAAAAAAAAAAAAAAAAJgCAABkcnMv&#10;ZG93bnJldi54bWxQSwUGAAAAAAQABAD1AAAAigMAAAAA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873348755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F95771" w:rsidRDefault="00F95771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33" o:spid="_x0000_s1030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    <v:group id="Groupe 34" o:spid="_x0000_s1031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<o:lock v:ext="edit" aspectratio="t"/>
                        <v:shape id="Forme libre 35" o:spid="_x0000_s1032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74o8QA&#10;AADbAAAADwAAAGRycy9kb3ducmV2LnhtbESPT2vCQBTE74V+h+UJvZRmU4sSoquEUIke/dP7I/tM&#10;otm3IbuNaT+9Wyh4HGbmN8xyPZpWDNS7xrKC9ygGQVxa3XCl4HTcvCUgnEfW2FomBT/kYL16flpi&#10;qu2N9zQcfCUChF2KCmrvu1RKV9Zk0EW2Iw7e2fYGfZB9JXWPtwA3rZzG8VwabDgs1NhRXlN5PXwb&#10;Bfr3WNjBFFX++rX7PGdFsi0uTqmXyZgtQHga/SP8395qBR8z+PsSfo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O+KPEAAAA2wAAAA8AAAAAAAAAAAAAAAAAmAIAAGRycy9k&#10;b3ducmV2LnhtbFBLBQYAAAAABAAEAPUAAACJAw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36" o:spid="_x0000_s1033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PQTsQA&#10;AADbAAAADwAAAGRycy9kb3ducmV2LnhtbESPwWrDMBBE74X+g9hCbo3chpjiWg5uoCGXHJL2A7bW&#10;xnJjrYykxM7fR4VCjsPMvGHK1WR7cSEfOscKXuYZCOLG6Y5bBd9fn89vIEJE1tg7JgVXCrCqHh9K&#10;LLQbeU+XQ2xFgnAoUIGJcSikDI0hi2HuBuLkHZ23GJP0rdQexwS3vXzNslxa7DgtGBxobag5Hc5W&#10;wVnn681yOZ1+f0ZX++Puo946o9TsaarfQUSa4j38395qBYsc/r6kHy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Rz0E7EAAAA2wAAAA8AAAAAAAAAAAAAAAAAmAIAAGRycy9k&#10;b3ducmV2LnhtbFBLBQYAAAAABAAEAPUAAACJAwAAAAA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37" o:spid="_x0000_s1034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QcYcUA&#10;AADbAAAADwAAAGRycy9kb3ducmV2LnhtbESPQWvCQBSE74X+h+UVeqsbtbQSXUWEQlIKRS2Ct0f2&#10;mUSzb8PuapJ/3y0UPA4z8w2zWPWmETdyvrasYDxKQBAXVtdcKvjZf7zMQPiArLGxTAoG8rBaPj4s&#10;MNW24y3ddqEUEcI+RQVVCG0qpS8qMuhHtiWO3sk6gyFKV0rtsItw08hJkrxJgzXHhQpb2lRUXHZX&#10;o+D7dThjfjXbyXSf5A6/2uzzcFTq+alfz0EE6sM9/N/OtILpO/x9iT9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dBxhxQAAANsAAAAPAAAAAAAAAAAAAAAAAJgCAABkcnMv&#10;ZG93bnJldi54bWxQSwUGAAAAAAQABAD1AAAAigM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38" o:spid="_x0000_s1035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epGL8A&#10;AADbAAAADwAAAGRycy9kb3ducmV2LnhtbERPS4vCMBC+C/sfwix407QKIl2jyILowcv6wOvQzLbF&#10;ZtJtorb++p2D4PHjey9WnavVndpQeTaQjhNQxLm3FRcGTsfNaA4qRGSLtWcy0FOA1fJjsMDM+gf/&#10;0P0QCyUhHDI0UMbYZFqHvCSHYewbYuF+feswCmwLbVt8SLir9SRJZtphxdJQYkPfJeXXw80ZuBTP&#10;pJn8xTTdnnsZ9qzsbt8bM/zs1l+gInXxLX65d9bAVMbKF/kBevk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XZ6kYvwAAANsAAAAPAAAAAAAAAAAAAAAAAJgCAABkcnMvZG93bnJl&#10;di54bWxQSwUGAAAAAAQABAD1AAAAhAM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39" o:spid="_x0000_s1036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3LesMA&#10;AADbAAAADwAAAGRycy9kb3ducmV2LnhtbESPT2sCMRTE74LfITzBW83WotbtZqUUKqIntRR6e928&#10;/UM3L0sSdf32Rih4HGbmN0y26k0rzuR8Y1nB8yQBQVxY3XCl4Ov4+fQKwgdkja1lUnAlD6t8OMgw&#10;1fbCezofQiUihH2KCuoQulRKX9Rk0E9sRxy90jqDIUpXSe3wEuGmldMkmUuDDceFGjv6qKn4O5yM&#10;AivJlfS9aJbTrZnvws+6nP0apcaj/v0NRKA+PML/7Y1W8LKE+5f4A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m3LesMAAADbAAAADwAAAAAAAAAAAAAAAACYAgAAZHJzL2Rv&#10;d25yZXYueG1sUEsFBgAAAAAEAAQA9QAAAIgD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40" o:spid="_x0000_s1037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hySL4A&#10;AADbAAAADwAAAGRycy9kb3ducmV2LnhtbERPTWsCMRC9F/wPYQRvNavYIqtRVBDqsVY9j5txE3Yz&#10;WZJU139vDoUeH+97ue5dK+4UovWsYDIuQBBXXluuFZx+9u9zEDEha2w9k4InRVivBm9LLLV/8Dfd&#10;j6kWOYRjiQpMSl0pZawMOYxj3xFn7uaDw5RhqKUO+MjhrpXToviUDi3nBoMd7QxVzfHXKQgmbZvT&#10;R9jOmt3lsL9aez17q9Ro2G8WIBL16V/85/7SCmZ5ff6Sf4Bcv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B4cki+AAAA2wAAAA8AAAAAAAAAAAAAAAAAmAIAAGRycy9kb3ducmV2&#10;LnhtbFBLBQYAAAAABAAEAPUAAACD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41" o:spid="_x0000_s1038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YuWcEA&#10;AADbAAAADwAAAGRycy9kb3ducmV2LnhtbESP0YrCMBRE3xf8h3CFfVk0dVkWqUbRBa1vYvUDLs21&#10;LSY3JcnW+vdGWNjHYWbOMMv1YI3oyYfWsYLZNANBXDndcq3gct5N5iBCRNZoHJOCBwVYr0ZvS8y1&#10;u/OJ+jLWIkE45KigibHLpQxVQxbD1HXEybs6bzEm6WupPd4T3Br5mWXf0mLLaaHBjn4aqm7lr1Vg&#10;yg+3P3dUH/tD4cxjW1zJF0q9j4fNAkSkIf6H/9oHreBrBq8v6QfI1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mLln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42" o:spid="_x0000_s1039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VUScMA&#10;AADbAAAADwAAAGRycy9kb3ducmV2LnhtbESPT0sDMRTE7wW/Q3gFb222RYusTYt/EDwpVkG8PTav&#10;yermJSRxs/32RhA8DjPzG2a7n9wgRoqp96xgtWxAEHde92wUvL0+LK5ApIyscfBMCk6UYL87m22x&#10;1b7wC42HbESFcGpRgc05tFKmzpLDtPSBuHpHHx3mKqOROmKpcDfIddNspMOe64LFQHeWuq/Dt1Pw&#10;vjElXBb78RnK7ck83x+foh2VOp9PN9cgMk35P/zXftQKLtbw+6X+ALn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YVUS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43" o:spid="_x0000_s1040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+mqscA&#10;AADbAAAADwAAAGRycy9kb3ducmV2LnhtbESPQUvDQBSE74L/YXmCFzEbo4jEbItUjGIR0rQI3p7Z&#10;ZxKafRuya5r4611B6HGYmW+YbDmZTow0uNaygqsoBkFcWd1yrWC3fbq8A+E8ssbOMimYycFycXqS&#10;YartgTc0lr4WAcIuRQWN930qpasaMugi2xMH78sOBn2QQy31gIcAN51M4vhWGmw5LDTY06qhal9+&#10;GwVvr/6DL4riM/l5zh/z+T1ZF3Oi1PnZ9HAPwtPkj+H/9otWcHMNf1/CD5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lPpqrHAAAA2wAAAA8AAAAAAAAAAAAAAAAAmAIAAGRy&#10;cy9kb3ducmV2LnhtbFBLBQYAAAAABAAEAPUAAACMAw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44" o:spid="_x0000_s1041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nigcUA&#10;AADbAAAADwAAAGRycy9kb3ducmV2LnhtbESPQWvCQBSE7wX/w/KE3uqmEkRS12AFbT0V0x7i7ZF9&#10;zYZm38bsNsZ/3xWEHoeZ+YZZ5aNtxUC9bxwreJ4lIIgrpxuuFXx97p6WIHxA1tg6JgVX8pCvJw8r&#10;zLS78JGGItQiQthnqMCE0GVS+sqQRT9zHXH0vl1vMUTZ11L3eIlw28p5kiykxYbjgsGOtoaqn+LX&#10;Kjhv9gf9dkpPH8XyWL6ac7mfH0qlHqfj5gVEoDH8h+/td60gTeH2Jf4A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eKB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45" o:spid="_x0000_s1042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9Ly8UA&#10;AADbAAAADwAAAGRycy9kb3ducmV2LnhtbESPQWsCMRSE74X+h/CE3mpWaauuRqkFwVNBVwVvj81z&#10;d3XzsiapbvvrjVDwOMzMN8xk1ppaXMj5yrKCXjcBQZxbXXGhYJMtXocgfEDWWFsmBb/kYTZ9fppg&#10;qu2VV3RZh0JECPsUFZQhNKmUPi/JoO/ahjh6B+sMhihdIbXDa4SbWvaT5EMarDgulNjQV0n5af1j&#10;FByXf7z/HswX52bE1bw4Ztudy5R66bSfYxCB2vAI/7eXWsHbO9y/xB8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n0vLxQAAANsAAAAPAAAAAAAAAAAAAAAAAJgCAABkcnMv&#10;ZG93bnJldi54bWxQSwUGAAAAAAQABAD1AAAAigMAAAAA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46" o:spid="_x0000_s1043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SWSsUA&#10;AADbAAAADwAAAGRycy9kb3ducmV2LnhtbESPQWvCQBSE70L/w/IK3symUkRSN8EWxCIUrO2lt0f2&#10;mUSzb9Pd1aT+ercgeBxm5htmUQymFWdyvrGs4ClJQRCXVjdcKfj+Wk3mIHxA1thaJgV/5KHIH0YL&#10;zLTt+ZPOu1CJCGGfoYI6hC6T0pc1GfSJ7Yijt7fOYIjSVVI77CPctHKapjNpsOG4UGNHbzWVx93J&#10;KLB9eXp1Py3+Lg9mfdl/9NPNZavU+HFYvoAINIR7+NZ+1wqeZ/D/Jf4A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RJZK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47" o:spid="_x0000_s1044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    <o:lock v:ext="edit" aspectratio="t"/>
                        <v:shape id="Forme libre 48" o:spid="_x0000_s1045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GNL8MA&#10;AADbAAAADwAAAGRycy9kb3ducmV2LnhtbERPy2rCQBTdC/2H4Rbc6aRSRFJHKQVtF76aVnB5ydwm&#10;aTN30sxER7/eWQguD+c9nQdTiyO1rrKs4GmYgCDOra64UPD9tRhMQDiPrLG2TArO5GA+e+hNMdX2&#10;xJ90zHwhYgi7FBWU3jeplC4vyaAb2oY4cj+2NegjbAupWzzFcFPLUZKMpcGKY0OJDb2VlP9lnVGw&#10;WV8O2/ddt/hdBfPf7Tdhud4GpfqP4fUFhKfg7+Kb+0MreI5j45f4A+Ts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GNL8MAAADbAAAADwAAAAAAAAAAAAAAAACYAgAAZHJzL2Rv&#10;d25yZXYueG1sUEsFBgAAAAAEAAQA9QAAAIgD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49" o:spid="_x0000_s1046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FWScQA&#10;AADbAAAADwAAAGRycy9kb3ducmV2LnhtbESP0WrCQBRE3wv+w3IFX0qzibTSRlcRtbRPimk+4JK9&#10;JsHs3ZBdk/j33ULBx2FmzjCrzWga0VPnassKkigGQVxYXXOpIP/5fHkH4TyyxsYyKbiTg8168rTC&#10;VNuBz9RnvhQBwi5FBZX3bSqlKyoy6CLbEgfvYjuDPsiulLrDIcBNI+dxvJAGaw4LFba0q6i4Zjej&#10;IDvyrT28cX7an55H87VIzGWXKDWbjtslCE+jf4T/299awesH/H0JP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6RVknEAAAA2wAAAA8AAAAAAAAAAAAAAAAAmAIAAGRycy9k&#10;b3ducmV2LnhtbFBLBQYAAAAABAAEAPUAAACJAwAAAAA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50" o:spid="_x0000_s1047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yLH8EA&#10;AADbAAAADwAAAGRycy9kb3ducmV2LnhtbERPy2oCMRTdF/yHcIXuasZKi4xGEaHV1WDVhcvr5M4D&#10;JzdhEp2xX28WgsvDec+XvWnEjVpfW1YwHiUgiHOray4VHA8/H1MQPiBrbCyTgjt5WC4Gb3NMte34&#10;j277UIoYwj5FBVUILpXS5xUZ9CPriCNX2NZgiLAtpW6xi+GmkZ9J8i0N1hwbKnS0rii/7K9GQfG7&#10;u5jNqfifnq/dZrLKMjdxmVLvw341AxGoDy/x073VCr7i+vgl/g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8ix/BAAAA2wAAAA8AAAAAAAAAAAAAAAAAmAIAAGRycy9kb3du&#10;cmV2LnhtbFBLBQYAAAAABAAEAPUAAACGAwAAAAA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51" o:spid="_x0000_s1048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B9U8IA&#10;AADbAAAADwAAAGRycy9kb3ducmV2LnhtbESPT2sCMRTE7wW/Q3iCt5qsWJXVKFJQROih/rk/Ns/N&#10;4uZl2aTu+u1NodDjMDO/YVab3tXiQW2oPGvIxgoEceFNxaWGy3n3vgARIrLB2jNpeFKAzXrwtsLc&#10;+I6/6XGKpUgQDjlqsDE2uZShsOQwjH1DnLybbx3GJNtSmha7BHe1nCg1kw4rTgsWG/q0VNxPP04D&#10;HyfBcheUmX0tps/5/qqy3VXr0bDfLkFE6uN/+K99MBo+Mvj9kn6AX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wH1TwgAAANsAAAAPAAAAAAAAAAAAAAAAAJgCAABkcnMvZG93&#10;bnJldi54bWxQSwUGAAAAAAQABAD1AAAAhwMAAAAA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52" o:spid="_x0000_s1049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HSjcUA&#10;AADbAAAADwAAAGRycy9kb3ducmV2LnhtbESPS2vDMBCE74H+B7GF3hK5hgbjRglNSsHkkuYFzW2x&#10;traJtTKW6se/jwqBHIeZ+YZZrAZTi45aV1lW8DqLQBDnVldcKDgdv6YJCOeRNdaWScFIDlbLp8kC&#10;U2173lN38IUIEHYpKii9b1IpXV6SQTezDXHwfm1r0AfZFlK32Ae4qWUcRXNpsOKwUGJDm5Ly6+HP&#10;KGi+15/95uK21TlOBj+es92l+FHq5Xn4eAfhafCP8L2daQVvMfx/CT9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odKNxQAAANsAAAAPAAAAAAAAAAAAAAAAAJgCAABkcnMv&#10;ZG93bnJldi54bWxQSwUGAAAAAAQABAD1AAAAigMAAAAA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53" o:spid="_x0000_s1050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vylsIA&#10;AADbAAAADwAAAGRycy9kb3ducmV2LnhtbESPzarCMBSE94LvEI7gTlOVK1KNIoIguBD/QHfH5tgW&#10;m5OSRO19+5sLgsthZr5hZovGVOJFzpeWFQz6CQjizOqScwWn47o3AeEDssbKMin4JQ+Lebs1w1Tb&#10;N+/pdQi5iBD2KSooQqhTKX1WkEHftzVx9O7WGQxRulxqh+8IN5UcJslYGiw5LhRY06qg7HF4GgXn&#10;7c7Venhd38aj5fEi7VbT/qZUt9MspyACNeEb/rQ3WsHPCP6/xB8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y/KW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54" o:spid="_x0000_s1051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vagsUA&#10;AADbAAAADwAAAGRycy9kb3ducmV2LnhtbESPQWvCQBSE70L/w/KE3pqNkhZJXUWsllJBaOylt0f2&#10;NRvNvg3ZVaO/visUPA4z8w0znfe2ESfqfO1YwShJQRCXTtdcKfjerZ8mIHxA1tg4JgUX8jCfPQym&#10;mGt35i86FaESEcI+RwUmhDaX0peGLPrEtcTR+3WdxRBlV0nd4TnCbSPHafoiLdYcFwy2tDRUHoqj&#10;VZAtP4/X1Xas34qM9f59Y0bbH6PU47BfvIII1Id7+L/9oRU8Z3D7En+An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q9qCxQAAANsAAAAPAAAAAAAAAAAAAAAAAJgCAABkcnMv&#10;ZG93bnJldi54bWxQSwUGAAAAAAQABAD1AAAAigM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55" o:spid="_x0000_s1052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RMlMQA&#10;AADbAAAADwAAAGRycy9kb3ducmV2LnhtbESPwW7CMBBE75X4B2sr9VacVqQNARNFpZW4cID0A5Z4&#10;SSLidYhNSP8eIyH1OJqdNzvLbDStGKh3jWUFb9MIBHFpdcOVgt/i5zUB4TyyxtYyKfgjB9lq8rTE&#10;VNsr72jY+0oECLsUFdTed6mUrqzJoJvajjh4R9sb9EH2ldQ9XgPctPI9ij6kwYZDQ40dfdVUnvYX&#10;E97Ab5/MPqsz5UO8vhSH+WbbzJV6eR7zBQhPo/8/fqQ3WkEcw31LAI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kTJT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56" o:spid="_x0000_s1053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jwA8UA&#10;AADbAAAADwAAAGRycy9kb3ducmV2LnhtbESPQWsCMRSE70L/Q3hCL0WzFmp1NYqUlvZSpBpEb4/k&#10;ubt087Js4rr9902h4HGYmW+Y5bp3teioDZVnBZNxBoLYeFtxoUDv30YzECEiW6w9k4IfCrBe3Q2W&#10;mFt/5S/qdrEQCcIhRwVljE0uZTAlOQxj3xAn7+xbhzHJtpC2xWuCu1o+ZtlUOqw4LZTY0EtJ5nt3&#10;cQro2M0/t6fKPLN+1fpAF/1uHpS6H/abBYhIfbyF/9sfVsHTFP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CPADxQAAANsAAAAPAAAAAAAAAAAAAAAAAJgCAABkcnMv&#10;ZG93bnJldi54bWxQSwUGAAAAAAQABAD1AAAAig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57" o:spid="_x0000_s1054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KJAMIA&#10;AADbAAAADwAAAGRycy9kb3ducmV2LnhtbESPT2sCMRTE74LfITzBW81aqJXVKCIt9CL4Fzw+kudm&#10;dfOybFJd/fSmUPA4zMxvmOm8dZW4UhNKzwqGgwwEsfam5ELBfvf9NgYRIrLByjMpuFOA+azbmWJu&#10;/I03dN3GQiQIhxwV2BjrXMqgLTkMA18TJ+/kG4cxyaaQpsFbgrtKvmfZSDosOS1YrGlpSV+2v05B&#10;ac+4Ojx0wIP82nt9Xh8lFUr1e+1iAiJSG1/h//aPUfDxCX9f0g+Qs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wokA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58" o:spid="_x0000_s1055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sVWsEA&#10;AADbAAAADwAAAGRycy9kb3ducmV2LnhtbERPz2vCMBS+D/wfwhO8zVTBsnVGUUEo60lX6PWteWvK&#10;mpfQRO3+++Uw2PHj+73dT3YQdxpD71jBapmBIG6d7rlTUH+cn19AhIiscXBMCn4owH43e9piod2D&#10;L3S/xk6kEA4FKjAx+kLK0BqyGJbOEyfuy40WY4JjJ/WIjxRuB7nOslxa7Dk1GPR0MtR+X29WQXU0&#10;r313eV9VR5n7T1815aFulFrMp8MbiEhT/Bf/uUutYJPGpi/pB8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erFVrBAAAA2wAAAA8AAAAAAAAAAAAAAAAAmAIAAGRycy9kb3du&#10;cmV2LnhtbFBLBQYAAAAABAAEAPUAAACGAw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476453" w:rsidRDefault="00EE355D" w:rsidP="001B3673">
          <w:pPr>
            <w:rPr>
              <w:b/>
              <w:color w:val="FF0000"/>
              <w:sz w:val="30"/>
              <w:szCs w:val="30"/>
              <w:u w:val="single"/>
            </w:rPr>
          </w:pPr>
          <w:r>
            <w:rPr>
              <w:noProof/>
              <w:lang w:eastAsia="fr-FR"/>
            </w:rPr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-328295</wp:posOffset>
                </wp:positionH>
                <wp:positionV relativeFrom="paragraph">
                  <wp:posOffset>1948814</wp:posOffset>
                </wp:positionV>
                <wp:extent cx="6687185" cy="1304925"/>
                <wp:effectExtent l="0" t="0" r="0" b="9525"/>
                <wp:wrapNone/>
                <wp:docPr id="61" name="Image 61" descr="active directory logo PNG, SVG vect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ctive directory logo PNG, SVG vector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7190" b="36682"/>
                        <a:stretch/>
                      </pic:blipFill>
                      <pic:spPr bwMode="auto">
                        <a:xfrm>
                          <a:off x="0" y="0"/>
                          <a:ext cx="6687185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B3673"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>
                    <wp:simplePos x="0" y="0"/>
                    <wp:positionH relativeFrom="page">
                      <wp:posOffset>2516417</wp:posOffset>
                    </wp:positionH>
                    <wp:positionV relativeFrom="bottomMargin">
                      <wp:align>top</wp:align>
                    </wp:positionV>
                    <wp:extent cx="3657600" cy="365760"/>
                    <wp:effectExtent l="0" t="0" r="7620" b="11430"/>
                    <wp:wrapNone/>
                    <wp:docPr id="59" name="Zone de texte 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95771" w:rsidRPr="001B3673" w:rsidRDefault="00F95771">
                                <w:pPr>
                                  <w:pStyle w:val="Sansinterligne"/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</w:pPr>
                                <w:proofErr w:type="spellStart"/>
                                <w:r w:rsidRPr="001B3673"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  <w:t>Infotools</w:t>
                                </w:r>
                                <w:proofErr w:type="spellEnd"/>
                                <w:r w:rsidRPr="001B3673"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  <w:t xml:space="preserve"> groupe2</w:t>
                                </w:r>
                              </w:p>
                              <w:p w:rsidR="00F95771" w:rsidRPr="001B3673" w:rsidRDefault="004757AC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48"/>
                                      <w:szCs w:val="48"/>
                                    </w:rPr>
                                    <w:alias w:val="Société"/>
                                    <w:tag w:val=""/>
                                    <w:id w:val="-746882308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95771" w:rsidRPr="001B3673">
                                      <w:rPr>
                                        <w:caps/>
                                        <w:color w:val="595959" w:themeColor="text1" w:themeTint="A6"/>
                                        <w:sz w:val="48"/>
                                        <w:szCs w:val="48"/>
                                      </w:rPr>
                                      <w:t>Lycee MATHIAS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Zone de texte 59" o:spid="_x0000_s1056" type="#_x0000_t202" style="position:absolute;margin-left:198.15pt;margin-top:0;width:4in;height:28.8pt;z-index:251667456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" filled="f" stroked="f" strokeweight=".5pt">
                    <v:textbox style="mso-fit-shape-to-text:t" inset="0,0,0,0">
                      <w:txbxContent>
                        <w:p w:rsidR="00F95771" w:rsidRPr="001B3673" w:rsidRDefault="00F95771">
                          <w:pPr>
                            <w:pStyle w:val="Sansinterligne"/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</w:pPr>
                          <w:proofErr w:type="spellStart"/>
                          <w:r w:rsidRPr="001B3673"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  <w:t>Infotools</w:t>
                          </w:r>
                          <w:proofErr w:type="spellEnd"/>
                          <w:r w:rsidRPr="001B3673"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  <w:t xml:space="preserve"> groupe2</w:t>
                          </w:r>
                        </w:p>
                        <w:p w:rsidR="00F95771" w:rsidRPr="001B3673" w:rsidRDefault="008944A7">
                          <w:pPr>
                            <w:pStyle w:val="Sansinterligne"/>
                            <w:rPr>
                              <w:color w:val="595959" w:themeColor="text1" w:themeTint="A6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48"/>
                                <w:szCs w:val="48"/>
                              </w:rPr>
                              <w:alias w:val="Société"/>
                              <w:tag w:val=""/>
                              <w:id w:val="-746882308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95771" w:rsidRPr="001B3673">
                                <w:rPr>
                                  <w:caps/>
                                  <w:color w:val="595959" w:themeColor="text1" w:themeTint="A6"/>
                                  <w:sz w:val="48"/>
                                  <w:szCs w:val="48"/>
                                </w:rPr>
                                <w:t>Lycee MATHIAS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1B3673">
            <w:rPr>
              <w:b/>
              <w:color w:val="FF0000"/>
              <w:sz w:val="30"/>
              <w:szCs w:val="30"/>
              <w:u w:val="single"/>
            </w:rPr>
            <w:br w:type="page"/>
          </w:r>
        </w:p>
      </w:sdtContent>
    </w:sdt>
    <w:p w:rsidR="009D1452" w:rsidRPr="00476453" w:rsidRDefault="004F30D5" w:rsidP="001B3673">
      <w:pPr>
        <w:rPr>
          <w:b/>
          <w:color w:val="FF0000"/>
          <w:sz w:val="30"/>
          <w:szCs w:val="30"/>
          <w:u w:val="single"/>
        </w:rPr>
      </w:pPr>
      <w:r w:rsidRPr="001B3673">
        <w:rPr>
          <w:b/>
          <w:color w:val="C00000"/>
        </w:rPr>
        <w:lastRenderedPageBreak/>
        <w:t xml:space="preserve">Note : certain </w:t>
      </w:r>
      <w:proofErr w:type="spellStart"/>
      <w:r w:rsidRPr="001B3673">
        <w:rPr>
          <w:b/>
          <w:color w:val="C00000"/>
        </w:rPr>
        <w:t>screenshot</w:t>
      </w:r>
      <w:proofErr w:type="spellEnd"/>
      <w:r w:rsidRPr="001B3673">
        <w:rPr>
          <w:b/>
          <w:color w:val="C00000"/>
        </w:rPr>
        <w:t xml:space="preserve"> provienne du site IT </w:t>
      </w:r>
      <w:proofErr w:type="spellStart"/>
      <w:r w:rsidRPr="001B3673">
        <w:rPr>
          <w:b/>
          <w:color w:val="C00000"/>
        </w:rPr>
        <w:t>connect</w:t>
      </w:r>
      <w:proofErr w:type="spellEnd"/>
      <w:r w:rsidRPr="001B3673">
        <w:rPr>
          <w:b/>
          <w:color w:val="C00000"/>
        </w:rPr>
        <w:t xml:space="preserve"> car l’</w:t>
      </w:r>
      <w:r w:rsidR="00556F7F" w:rsidRPr="001B3673">
        <w:rPr>
          <w:b/>
          <w:color w:val="C00000"/>
        </w:rPr>
        <w:t xml:space="preserve">installation de mon active directory a déjà était finaliser afin d’illustrer mes propos je me suis permis de prendre certain </w:t>
      </w:r>
      <w:proofErr w:type="spellStart"/>
      <w:r w:rsidR="00556F7F" w:rsidRPr="001B3673">
        <w:rPr>
          <w:b/>
          <w:color w:val="C00000"/>
        </w:rPr>
        <w:t>screenshot</w:t>
      </w:r>
      <w:proofErr w:type="spellEnd"/>
      <w:r w:rsidR="00556F7F" w:rsidRPr="001B3673">
        <w:rPr>
          <w:b/>
          <w:color w:val="C00000"/>
        </w:rPr>
        <w:t xml:space="preserve"> </w:t>
      </w:r>
      <w:r w:rsidRPr="001B3673">
        <w:rPr>
          <w:b/>
          <w:color w:val="C00000"/>
        </w:rPr>
        <w:t xml:space="preserve">  </w:t>
      </w:r>
      <w:r w:rsidR="00556F7F" w:rsidRPr="001B3673">
        <w:rPr>
          <w:b/>
          <w:color w:val="C00000"/>
        </w:rPr>
        <w:t>sur son site web</w:t>
      </w:r>
    </w:p>
    <w:p w:rsidR="004F30D5" w:rsidRDefault="004F30D5" w:rsidP="009D1452">
      <w:pPr>
        <w:jc w:val="center"/>
        <w:rPr>
          <w:b/>
          <w:color w:val="FF0000"/>
          <w:sz w:val="30"/>
          <w:szCs w:val="30"/>
          <w:u w:val="single"/>
        </w:rPr>
      </w:pPr>
    </w:p>
    <w:p w:rsidR="00476453" w:rsidRDefault="00476453" w:rsidP="009D1452">
      <w:pPr>
        <w:jc w:val="center"/>
        <w:rPr>
          <w:b/>
          <w:color w:val="FF0000"/>
          <w:sz w:val="30"/>
          <w:szCs w:val="30"/>
          <w:u w:val="single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u w:val="none"/>
          <w:lang w:eastAsia="en-US"/>
        </w:rPr>
        <w:id w:val="199744770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476453" w:rsidRDefault="00476453">
          <w:pPr>
            <w:pStyle w:val="En-ttedetabledesmatires"/>
          </w:pPr>
          <w:r>
            <w:t>Table des matières</w:t>
          </w:r>
        </w:p>
        <w:p w:rsidR="004757AC" w:rsidRDefault="00476453">
          <w:pPr>
            <w:pStyle w:val="TM1"/>
            <w:tabs>
              <w:tab w:val="right" w:leader="dot" w:pos="9062"/>
            </w:tabs>
            <w:rPr>
              <w:rFonts w:cstheme="minorBidi"/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5953921" w:history="1">
            <w:r w:rsidR="004757AC" w:rsidRPr="00A47C16">
              <w:rPr>
                <w:rStyle w:val="Lienhypertexte"/>
                <w:noProof/>
              </w:rPr>
              <w:t>1 . Installation Active Directory</w:t>
            </w:r>
            <w:r w:rsidR="004757AC">
              <w:rPr>
                <w:noProof/>
                <w:webHidden/>
              </w:rPr>
              <w:tab/>
            </w:r>
            <w:r w:rsidR="004757AC">
              <w:rPr>
                <w:noProof/>
                <w:webHidden/>
              </w:rPr>
              <w:fldChar w:fldCharType="begin"/>
            </w:r>
            <w:r w:rsidR="004757AC">
              <w:rPr>
                <w:noProof/>
                <w:webHidden/>
              </w:rPr>
              <w:instrText xml:space="preserve"> PAGEREF _Toc225953921 \h </w:instrText>
            </w:r>
            <w:r w:rsidR="004757AC">
              <w:rPr>
                <w:noProof/>
                <w:webHidden/>
              </w:rPr>
            </w:r>
            <w:r w:rsidR="004757AC">
              <w:rPr>
                <w:noProof/>
                <w:webHidden/>
              </w:rPr>
              <w:fldChar w:fldCharType="separate"/>
            </w:r>
            <w:r w:rsidR="004757AC">
              <w:rPr>
                <w:noProof/>
                <w:webHidden/>
              </w:rPr>
              <w:t>2</w:t>
            </w:r>
            <w:r w:rsidR="004757AC"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22" w:history="1">
            <w:r w:rsidRPr="00A47C16">
              <w:rPr>
                <w:rStyle w:val="Lienhypertexte"/>
                <w:noProof/>
              </w:rPr>
              <w:t>Première étape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23" w:history="1">
            <w:r w:rsidRPr="00A47C16">
              <w:rPr>
                <w:rStyle w:val="Lienhypertexte"/>
                <w:noProof/>
              </w:rPr>
              <w:t>Deuxième  étape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24" w:history="1">
            <w:r w:rsidRPr="00A47C16">
              <w:rPr>
                <w:rStyle w:val="Lienhypertexte"/>
                <w:noProof/>
              </w:rPr>
              <w:t>Troisième  étape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25" w:history="1">
            <w:r w:rsidRPr="00A47C16">
              <w:rPr>
                <w:rStyle w:val="Lienhypertexte"/>
                <w:noProof/>
              </w:rPr>
              <w:t>Quatrième étape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26" w:history="1">
            <w:r w:rsidRPr="00A47C16">
              <w:rPr>
                <w:rStyle w:val="Lienhypertexte"/>
                <w:noProof/>
              </w:rPr>
              <w:t>Cinquième étape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27" w:history="1">
            <w:r w:rsidRPr="00A47C16">
              <w:rPr>
                <w:rStyle w:val="Lienhypertexte"/>
                <w:noProof/>
              </w:rPr>
              <w:t>Sixième  Etape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28" w:history="1">
            <w:r w:rsidRPr="00A47C16">
              <w:rPr>
                <w:rStyle w:val="Lienhypertexte"/>
                <w:noProof/>
              </w:rPr>
              <w:t>Septième Etape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29" w:history="1">
            <w:r w:rsidRPr="00A47C16">
              <w:rPr>
                <w:rStyle w:val="Lienhypertexte"/>
                <w:noProof/>
              </w:rPr>
              <w:t>Huitième  Etape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30" w:history="1">
            <w:r w:rsidRPr="00A47C16">
              <w:rPr>
                <w:rStyle w:val="Lienhypertexte"/>
                <w:noProof/>
              </w:rPr>
              <w:t>Neuvième  étape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31" w:history="1">
            <w:r w:rsidRPr="00A47C16">
              <w:rPr>
                <w:rStyle w:val="Lienhypertexte"/>
                <w:noProof/>
              </w:rPr>
              <w:t>Dixième Etape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32" w:history="1">
            <w:r w:rsidRPr="00A47C16">
              <w:rPr>
                <w:rStyle w:val="Lienhypertexte"/>
                <w:noProof/>
              </w:rPr>
              <w:t>Onzième Etape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33" w:history="1">
            <w:r w:rsidRPr="00A47C16">
              <w:rPr>
                <w:rStyle w:val="Lienhypertexte"/>
                <w:noProof/>
              </w:rPr>
              <w:t>Douzième étape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34" w:history="1">
            <w:r w:rsidRPr="00A47C16">
              <w:rPr>
                <w:rStyle w:val="Lienhypertexte"/>
                <w:noProof/>
              </w:rPr>
              <w:t>Treizième  étape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35" w:history="1">
            <w:r w:rsidRPr="00A47C16">
              <w:rPr>
                <w:rStyle w:val="Lienhypertexte"/>
                <w:noProof/>
              </w:rPr>
              <w:t>Quatorzième  étape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36" w:history="1">
            <w:r w:rsidRPr="00A47C16">
              <w:rPr>
                <w:rStyle w:val="Lienhypertexte"/>
                <w:noProof/>
              </w:rPr>
              <w:t>Quinzième étape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37" w:history="1">
            <w:r w:rsidRPr="00A47C16">
              <w:rPr>
                <w:rStyle w:val="Lienhypertexte"/>
                <w:noProof/>
              </w:rPr>
              <w:t>Seizième étape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38" w:history="1">
            <w:r w:rsidRPr="00A47C16">
              <w:rPr>
                <w:rStyle w:val="Lienhypertexte"/>
                <w:noProof/>
              </w:rPr>
              <w:t>Dix-septième étape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39" w:history="1">
            <w:r w:rsidRPr="00A47C16">
              <w:rPr>
                <w:rStyle w:val="Lienhypertexte"/>
                <w:noProof/>
              </w:rPr>
              <w:t>2. Création d’utilisateur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40" w:history="1">
            <w:r w:rsidRPr="00A47C16">
              <w:rPr>
                <w:rStyle w:val="Lienhypertexte"/>
                <w:noProof/>
              </w:rPr>
              <w:t>2.1 Création d’une unité d’organisation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41" w:history="1">
            <w:r w:rsidRPr="00A47C16">
              <w:rPr>
                <w:rStyle w:val="Lienhypertexte"/>
                <w:noProof/>
              </w:rPr>
              <w:t>2.2 Création d’utilisateur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42" w:history="1">
            <w:r w:rsidRPr="00A47C16">
              <w:rPr>
                <w:rStyle w:val="Lienhypertexte"/>
                <w:noProof/>
              </w:rPr>
              <w:t>2.3 Création d’un groupe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43" w:history="1">
            <w:r w:rsidRPr="00A47C16">
              <w:rPr>
                <w:rStyle w:val="Lienhypertexte"/>
                <w:noProof/>
              </w:rPr>
              <w:t>3. Serveur AD2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44" w:history="1">
            <w:r w:rsidRPr="00A47C16">
              <w:rPr>
                <w:rStyle w:val="Lienhypertexte"/>
                <w:noProof/>
              </w:rPr>
              <w:t>3. GPO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45" w:history="1">
            <w:r w:rsidRPr="00A47C16">
              <w:rPr>
                <w:rStyle w:val="Lienhypertexte"/>
                <w:noProof/>
              </w:rPr>
              <w:t>3.1 Création dossier pour que tout le monde a accès + partages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46" w:history="1">
            <w:r w:rsidRPr="00A47C16">
              <w:rPr>
                <w:rStyle w:val="Lienhypertexte"/>
                <w:noProof/>
              </w:rPr>
              <w:t>3.2 Partages pour lecteur réseau 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47" w:history="1">
            <w:r w:rsidRPr="00A47C16">
              <w:rPr>
                <w:rStyle w:val="Lienhypertexte"/>
                <w:noProof/>
              </w:rPr>
              <w:t>3.3 Gpo pour lecteur réseau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48" w:history="1">
            <w:r w:rsidRPr="00A47C16">
              <w:rPr>
                <w:rStyle w:val="Lienhypertexte"/>
                <w:noProof/>
              </w:rPr>
              <w:t>3.4 Gpo pour thunderbird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49" w:history="1">
            <w:r w:rsidRPr="00A47C16">
              <w:rPr>
                <w:rStyle w:val="Lienhypertexte"/>
                <w:noProof/>
              </w:rPr>
              <w:t>4. Attribution de permission au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50" w:history="1">
            <w:r w:rsidRPr="00A47C16">
              <w:rPr>
                <w:rStyle w:val="Lienhypertexte"/>
                <w:noProof/>
              </w:rPr>
              <w:t>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51" w:history="1">
            <w:r w:rsidRPr="00A47C16">
              <w:rPr>
                <w:rStyle w:val="Lienhypertexte"/>
                <w:noProof/>
              </w:rPr>
              <w:t>5.Dhcp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52" w:history="1">
            <w:r w:rsidRPr="00A47C16">
              <w:rPr>
                <w:rStyle w:val="Lienhypertexte"/>
                <w:rFonts w:eastAsia="Times New Roman"/>
                <w:noProof/>
              </w:rPr>
              <w:t>5.1 Initialisation de la nouvelle étendue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53" w:history="1">
            <w:r w:rsidRPr="00A47C16">
              <w:rPr>
                <w:rStyle w:val="Lienhypertexte"/>
                <w:rFonts w:eastAsia="Times New Roman"/>
                <w:noProof/>
              </w:rPr>
              <w:t>5.2 Définition de la plage d'adresses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54" w:history="1">
            <w:r w:rsidRPr="00A47C16">
              <w:rPr>
                <w:rStyle w:val="Lienhypertexte"/>
                <w:rFonts w:eastAsia="Times New Roman"/>
                <w:noProof/>
              </w:rPr>
              <w:t>5.3 Ajout d'exclusions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55" w:history="1">
            <w:r w:rsidRPr="00A47C16">
              <w:rPr>
                <w:rStyle w:val="Lienhypertexte"/>
                <w:rFonts w:eastAsia="Times New Roman"/>
                <w:noProof/>
              </w:rPr>
              <w:t>5.4 Durée du bail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56" w:history="1">
            <w:r w:rsidRPr="00A47C16">
              <w:rPr>
                <w:rStyle w:val="Lienhypertexte"/>
                <w:rFonts w:eastAsia="Times New Roman"/>
                <w:noProof/>
              </w:rPr>
              <w:t>5.5 Configuration des options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57" w:history="1">
            <w:r w:rsidRPr="00A47C16">
              <w:rPr>
                <w:rStyle w:val="Lienhypertexte"/>
                <w:rFonts w:eastAsia="Times New Roman"/>
                <w:noProof/>
              </w:rPr>
              <w:t>5.6. Routeur (Passerelle par défaut)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58" w:history="1">
            <w:r w:rsidRPr="00A47C16">
              <w:rPr>
                <w:rStyle w:val="Lienhypertexte"/>
                <w:rFonts w:eastAsia="Times New Roman"/>
                <w:noProof/>
              </w:rPr>
              <w:t>5.7 Nom de domaine et serveurs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59" w:history="1">
            <w:r w:rsidRPr="00A47C16">
              <w:rPr>
                <w:rStyle w:val="Lienhypertexte"/>
                <w:rFonts w:eastAsia="Times New Roman"/>
                <w:noProof/>
              </w:rPr>
              <w:t>5.8 Serveurs WINS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757AC" w:rsidRDefault="004757AC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5953960" w:history="1">
            <w:r w:rsidRPr="00A47C16">
              <w:rPr>
                <w:rStyle w:val="Lienhypertexte"/>
                <w:rFonts w:eastAsia="Times New Roman"/>
                <w:noProof/>
              </w:rPr>
              <w:t>5.9 Activation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6F81" w:rsidRDefault="00476453" w:rsidP="00C56F81">
          <w:r>
            <w:rPr>
              <w:b/>
              <w:bCs/>
            </w:rPr>
            <w:fldChar w:fldCharType="end"/>
          </w:r>
        </w:p>
      </w:sdtContent>
    </w:sdt>
    <w:p w:rsidR="00C47589" w:rsidRDefault="008944A7">
      <w:pPr>
        <w:pStyle w:val="Titre1"/>
        <w:rPr>
          <w:b w:val="0"/>
        </w:rPr>
      </w:pPr>
      <w:bookmarkStart w:id="0" w:name="_Toc225953921"/>
      <w:proofErr w:type="gramStart"/>
      <w:r>
        <w:t>1 .</w:t>
      </w:r>
      <w:proofErr w:type="gramEnd"/>
      <w:r>
        <w:t xml:space="preserve"> </w:t>
      </w:r>
      <w:r w:rsidR="00C47589">
        <w:t>Installation Active Directory</w:t>
      </w:r>
      <w:bookmarkEnd w:id="0"/>
    </w:p>
    <w:p w:rsidR="00C47589" w:rsidRDefault="00C47589" w:rsidP="00C47589">
      <w:pPr>
        <w:pStyle w:val="Titre2"/>
      </w:pPr>
      <w:bookmarkStart w:id="1" w:name="_Toc225953922"/>
      <w:r w:rsidRPr="009D1452">
        <w:t>Première étape</w:t>
      </w:r>
      <w:r>
        <w:t> :</w:t>
      </w:r>
      <w:bookmarkEnd w:id="1"/>
    </w:p>
    <w:p w:rsidR="00C47589" w:rsidRDefault="00C47589" w:rsidP="00C47589">
      <w:pPr>
        <w:rPr>
          <w:rFonts w:ascii="Arial" w:hAnsi="Arial" w:cs="Arial"/>
          <w:color w:val="0D0D0D" w:themeColor="text1" w:themeTint="F2"/>
          <w:sz w:val="23"/>
          <w:szCs w:val="23"/>
          <w:shd w:val="clear" w:color="auto" w:fill="FFFFFF"/>
        </w:rPr>
      </w:pPr>
      <w:r w:rsidRPr="00EE355D">
        <w:rPr>
          <w:rFonts w:ascii="Arial" w:hAnsi="Arial" w:cs="Arial"/>
          <w:color w:val="0D0D0D" w:themeColor="text1" w:themeTint="F2"/>
          <w:sz w:val="24"/>
          <w:szCs w:val="24"/>
        </w:rPr>
        <w:t xml:space="preserve">Il vous faudra aller dans le « gestionnaire de serveur » en suite cliquer sur l’onglet « Gérer »présent en haut </w:t>
      </w:r>
      <w:proofErr w:type="spellStart"/>
      <w:proofErr w:type="gramStart"/>
      <w:r w:rsidRPr="00EE355D">
        <w:rPr>
          <w:rFonts w:ascii="Arial" w:hAnsi="Arial" w:cs="Arial"/>
          <w:color w:val="0D0D0D" w:themeColor="text1" w:themeTint="F2"/>
          <w:sz w:val="24"/>
          <w:szCs w:val="24"/>
        </w:rPr>
        <w:t>a</w:t>
      </w:r>
      <w:proofErr w:type="spellEnd"/>
      <w:proofErr w:type="gramEnd"/>
      <w:r w:rsidRPr="00EE355D">
        <w:rPr>
          <w:rFonts w:ascii="Arial" w:hAnsi="Arial" w:cs="Arial"/>
          <w:color w:val="0D0D0D" w:themeColor="text1" w:themeTint="F2"/>
          <w:sz w:val="24"/>
          <w:szCs w:val="24"/>
        </w:rPr>
        <w:t xml:space="preserve"> gauche </w:t>
      </w:r>
      <w:r w:rsidRPr="00EE355D">
        <w:rPr>
          <w:rFonts w:ascii="Arial" w:hAnsi="Arial" w:cs="Arial"/>
          <w:color w:val="0D0D0D" w:themeColor="text1" w:themeTint="F2"/>
          <w:sz w:val="23"/>
          <w:szCs w:val="23"/>
          <w:shd w:val="clear" w:color="auto" w:fill="FFFFFF"/>
        </w:rPr>
        <w:t xml:space="preserve">puis cliquer sur </w:t>
      </w:r>
    </w:p>
    <w:p w:rsidR="00C47589" w:rsidRPr="00EE355D" w:rsidRDefault="00C47589" w:rsidP="00C47589">
      <w:pPr>
        <w:rPr>
          <w:rFonts w:ascii="Arial" w:hAnsi="Arial" w:cs="Arial"/>
          <w:color w:val="0D0D0D" w:themeColor="text1" w:themeTint="F2"/>
          <w:sz w:val="24"/>
          <w:szCs w:val="24"/>
        </w:rPr>
      </w:pPr>
      <w:r w:rsidRPr="009D1452">
        <w:rPr>
          <w:noProof/>
          <w:color w:val="FF0000"/>
          <w:sz w:val="30"/>
          <w:szCs w:val="30"/>
          <w:lang w:eastAsia="fr-FR"/>
        </w:rPr>
        <w:drawing>
          <wp:anchor distT="0" distB="0" distL="114300" distR="114300" simplePos="0" relativeHeight="251729920" behindDoc="0" locked="0" layoutInCell="1" allowOverlap="1" wp14:anchorId="7A2C700C" wp14:editId="15D36CAE">
            <wp:simplePos x="0" y="0"/>
            <wp:positionH relativeFrom="margin">
              <wp:align>center</wp:align>
            </wp:positionH>
            <wp:positionV relativeFrom="paragraph">
              <wp:posOffset>227330</wp:posOffset>
            </wp:positionV>
            <wp:extent cx="3657600" cy="1832838"/>
            <wp:effectExtent l="0" t="0" r="0" b="0"/>
            <wp:wrapNone/>
            <wp:docPr id="104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32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355D">
        <w:rPr>
          <w:rFonts w:ascii="Arial" w:hAnsi="Arial" w:cs="Arial"/>
          <w:color w:val="0D0D0D" w:themeColor="text1" w:themeTint="F2"/>
          <w:sz w:val="23"/>
          <w:szCs w:val="23"/>
          <w:shd w:val="clear" w:color="auto" w:fill="FFFFFF"/>
        </w:rPr>
        <w:t>"</w:t>
      </w:r>
      <w:r w:rsidRPr="00EE355D">
        <w:rPr>
          <w:rStyle w:val="lev"/>
          <w:rFonts w:ascii="Arial" w:hAnsi="Arial" w:cs="Arial"/>
          <w:color w:val="0D0D0D" w:themeColor="text1" w:themeTint="F2"/>
          <w:sz w:val="23"/>
          <w:szCs w:val="23"/>
          <w:bdr w:val="none" w:sz="0" w:space="0" w:color="auto" w:frame="1"/>
          <w:shd w:val="clear" w:color="auto" w:fill="FFFFFF"/>
        </w:rPr>
        <w:t>Ajouter des rôles et fonctionnalités</w:t>
      </w:r>
      <w:r w:rsidRPr="00EE355D">
        <w:rPr>
          <w:rFonts w:ascii="Arial" w:hAnsi="Arial" w:cs="Arial"/>
          <w:color w:val="0D0D0D" w:themeColor="text1" w:themeTint="F2"/>
          <w:sz w:val="23"/>
          <w:szCs w:val="23"/>
          <w:shd w:val="clear" w:color="auto" w:fill="FFFFFF"/>
        </w:rPr>
        <w:t>".</w:t>
      </w:r>
    </w:p>
    <w:p w:rsidR="00C47589" w:rsidRDefault="00C47589" w:rsidP="00C47589">
      <w:pPr>
        <w:rPr>
          <w:noProof/>
          <w:color w:val="FF0000"/>
          <w:sz w:val="30"/>
          <w:szCs w:val="30"/>
          <w:lang w:eastAsia="fr-FR"/>
        </w:rPr>
      </w:pPr>
      <w:r>
        <w:rPr>
          <w:noProof/>
          <w:color w:val="FF0000"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AFD0D79" wp14:editId="08FAD8FD">
                <wp:simplePos x="0" y="0"/>
                <wp:positionH relativeFrom="column">
                  <wp:posOffset>1938655</wp:posOffset>
                </wp:positionH>
                <wp:positionV relativeFrom="paragraph">
                  <wp:posOffset>335915</wp:posOffset>
                </wp:positionV>
                <wp:extent cx="1752600" cy="228600"/>
                <wp:effectExtent l="0" t="0" r="19050" b="19050"/>
                <wp:wrapNone/>
                <wp:docPr id="99" name="Ellips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CBA532" id="Ellipse 99" o:spid="_x0000_s1026" style="position:absolute;margin-left:152.65pt;margin-top:26.45pt;width:138pt;height:1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" filled="f" strokecolor="#c00000" strokeweight="1pt">
                <v:stroke joinstyle="miter"/>
              </v:oval>
            </w:pict>
          </mc:Fallback>
        </mc:AlternateContent>
      </w:r>
    </w:p>
    <w:p w:rsidR="00C47589" w:rsidRDefault="00C47589" w:rsidP="00C47589">
      <w:pPr>
        <w:rPr>
          <w:color w:val="FF0000"/>
          <w:sz w:val="30"/>
          <w:szCs w:val="30"/>
        </w:rPr>
      </w:pPr>
    </w:p>
    <w:p w:rsidR="00C47589" w:rsidRDefault="00C47589" w:rsidP="00C47589">
      <w:pPr>
        <w:rPr>
          <w:color w:val="FF0000"/>
          <w:sz w:val="30"/>
          <w:szCs w:val="30"/>
        </w:rPr>
      </w:pPr>
    </w:p>
    <w:p w:rsidR="00C47589" w:rsidRDefault="00C47589" w:rsidP="00C47589">
      <w:pPr>
        <w:rPr>
          <w:color w:val="FF0000"/>
          <w:sz w:val="30"/>
          <w:szCs w:val="30"/>
        </w:rPr>
      </w:pPr>
    </w:p>
    <w:p w:rsidR="00C47589" w:rsidRDefault="00C47589" w:rsidP="00C47589">
      <w:pPr>
        <w:rPr>
          <w:color w:val="FF0000"/>
          <w:sz w:val="30"/>
          <w:szCs w:val="30"/>
        </w:rPr>
      </w:pPr>
    </w:p>
    <w:p w:rsidR="00C47589" w:rsidRDefault="00C47589" w:rsidP="00C47589">
      <w:pPr>
        <w:pStyle w:val="Titre2"/>
      </w:pPr>
      <w:bookmarkStart w:id="2" w:name="_Toc225953923"/>
      <w:r>
        <w:t xml:space="preserve">Deuxième </w:t>
      </w:r>
      <w:r w:rsidRPr="009D1452">
        <w:t xml:space="preserve"> étape</w:t>
      </w:r>
      <w:r>
        <w:t> :</w:t>
      </w:r>
      <w:bookmarkEnd w:id="2"/>
    </w:p>
    <w:p w:rsidR="00C47589" w:rsidRDefault="00C47589" w:rsidP="00C4758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Une nouvelle fenêtre de </w:t>
      </w:r>
      <w:proofErr w:type="spellStart"/>
      <w:r>
        <w:rPr>
          <w:color w:val="000000" w:themeColor="text1"/>
          <w:sz w:val="30"/>
          <w:szCs w:val="30"/>
        </w:rPr>
        <w:t>se</w:t>
      </w:r>
      <w:proofErr w:type="spellEnd"/>
      <w:r>
        <w:rPr>
          <w:color w:val="000000" w:themeColor="text1"/>
          <w:sz w:val="30"/>
          <w:szCs w:val="30"/>
        </w:rPr>
        <w:t xml:space="preserve"> type apparaitra  il vous suffira juste de cliquer sur suivant </w:t>
      </w:r>
    </w:p>
    <w:p w:rsidR="00C47589" w:rsidRDefault="00C47589" w:rsidP="00C47589">
      <w:pPr>
        <w:rPr>
          <w:color w:val="000000" w:themeColor="text1"/>
          <w:sz w:val="30"/>
          <w:szCs w:val="30"/>
        </w:rPr>
      </w:pPr>
      <w:r>
        <w:rPr>
          <w:noProof/>
          <w:color w:val="FF0000"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A632978" wp14:editId="693AA5FA">
                <wp:simplePos x="0" y="0"/>
                <wp:positionH relativeFrom="column">
                  <wp:posOffset>1930680</wp:posOffset>
                </wp:positionH>
                <wp:positionV relativeFrom="paragraph">
                  <wp:posOffset>2086204</wp:posOffset>
                </wp:positionV>
                <wp:extent cx="482803" cy="146304"/>
                <wp:effectExtent l="0" t="0" r="12700" b="25400"/>
                <wp:wrapNone/>
                <wp:docPr id="100" name="Ellips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803" cy="14630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4D05BD" id="Ellipse 100" o:spid="_x0000_s1026" style="position:absolute;margin-left:152pt;margin-top:164.25pt;width:38pt;height:11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" filled="f" strokecolor="#c00000" strokeweight="1pt">
                <v:stroke joinstyle="miter"/>
              </v:oval>
            </w:pict>
          </mc:Fallback>
        </mc:AlternateContent>
      </w:r>
      <w:r w:rsidRPr="009D1452">
        <w:rPr>
          <w:noProof/>
          <w:color w:val="000000" w:themeColor="text1"/>
          <w:sz w:val="30"/>
          <w:szCs w:val="30"/>
          <w:lang w:eastAsia="fr-FR"/>
        </w:rPr>
        <w:drawing>
          <wp:inline distT="0" distB="0" distL="0" distR="0" wp14:anchorId="09FE494E" wp14:editId="7B4EF4DF">
            <wp:extent cx="3190875" cy="2228899"/>
            <wp:effectExtent l="0" t="0" r="0" b="0"/>
            <wp:docPr id="105" name="Imag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5782" cy="226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589" w:rsidRDefault="00C47589" w:rsidP="00C47589">
      <w:pPr>
        <w:pStyle w:val="Titre2"/>
      </w:pPr>
      <w:bookmarkStart w:id="3" w:name="_Toc225953924"/>
      <w:r>
        <w:t xml:space="preserve">Troisième </w:t>
      </w:r>
      <w:r w:rsidRPr="009D1452">
        <w:t xml:space="preserve"> étape</w:t>
      </w:r>
      <w:r>
        <w:t> :</w:t>
      </w:r>
      <w:bookmarkEnd w:id="3"/>
    </w:p>
    <w:p w:rsidR="00C47589" w:rsidRPr="009D1452" w:rsidRDefault="00C47589" w:rsidP="00C47589">
      <w:pPr>
        <w:rPr>
          <w:color w:val="000000" w:themeColor="text1"/>
          <w:sz w:val="24"/>
          <w:szCs w:val="24"/>
        </w:rPr>
      </w:pPr>
      <w:r w:rsidRPr="009D1452">
        <w:rPr>
          <w:b/>
          <w:noProof/>
          <w:color w:val="000000" w:themeColor="text1"/>
          <w:sz w:val="24"/>
          <w:szCs w:val="24"/>
          <w:u w:val="single"/>
          <w:lang w:eastAsia="fr-FR"/>
        </w:rPr>
        <w:drawing>
          <wp:anchor distT="0" distB="0" distL="114300" distR="114300" simplePos="0" relativeHeight="251732992" behindDoc="0" locked="0" layoutInCell="1" allowOverlap="1" wp14:anchorId="1F15106A" wp14:editId="062380A9">
            <wp:simplePos x="0" y="0"/>
            <wp:positionH relativeFrom="column">
              <wp:posOffset>1727894</wp:posOffset>
            </wp:positionH>
            <wp:positionV relativeFrom="paragraph">
              <wp:posOffset>197780</wp:posOffset>
            </wp:positionV>
            <wp:extent cx="2465070" cy="1748155"/>
            <wp:effectExtent l="0" t="0" r="0" b="4445"/>
            <wp:wrapNone/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4"/>
          <w:szCs w:val="24"/>
        </w:rPr>
        <w:t xml:space="preserve">Il vous suffit encore de </w:t>
      </w:r>
      <w:r w:rsidRPr="009D1452">
        <w:rPr>
          <w:color w:val="000000" w:themeColor="text1"/>
          <w:sz w:val="24"/>
          <w:szCs w:val="24"/>
        </w:rPr>
        <w:t>Cliquer sur suivant</w:t>
      </w:r>
    </w:p>
    <w:p w:rsidR="00C47589" w:rsidRDefault="00C47589" w:rsidP="00C47589">
      <w:pPr>
        <w:rPr>
          <w:b/>
          <w:color w:val="000000" w:themeColor="text1"/>
          <w:sz w:val="24"/>
          <w:szCs w:val="24"/>
          <w:u w:val="single"/>
        </w:rPr>
      </w:pPr>
    </w:p>
    <w:p w:rsidR="00C47589" w:rsidRDefault="00C47589" w:rsidP="00C47589">
      <w:pPr>
        <w:rPr>
          <w:b/>
          <w:color w:val="000000" w:themeColor="text1"/>
          <w:sz w:val="24"/>
          <w:szCs w:val="24"/>
          <w:u w:val="single"/>
        </w:rPr>
      </w:pPr>
    </w:p>
    <w:p w:rsidR="00C47589" w:rsidRDefault="00C47589" w:rsidP="00C47589">
      <w:pPr>
        <w:rPr>
          <w:b/>
          <w:color w:val="000000" w:themeColor="text1"/>
          <w:sz w:val="24"/>
          <w:szCs w:val="24"/>
          <w:u w:val="single"/>
        </w:rPr>
      </w:pPr>
    </w:p>
    <w:p w:rsidR="00C47589" w:rsidRDefault="00C47589" w:rsidP="00C47589">
      <w:pPr>
        <w:rPr>
          <w:b/>
          <w:color w:val="000000" w:themeColor="text1"/>
          <w:sz w:val="24"/>
          <w:szCs w:val="24"/>
          <w:u w:val="single"/>
        </w:rPr>
      </w:pPr>
    </w:p>
    <w:p w:rsidR="00C47589" w:rsidRDefault="00C47589" w:rsidP="00C47589">
      <w:pPr>
        <w:rPr>
          <w:b/>
          <w:color w:val="000000" w:themeColor="text1"/>
          <w:sz w:val="24"/>
          <w:szCs w:val="24"/>
          <w:u w:val="single"/>
        </w:rPr>
      </w:pPr>
      <w:r>
        <w:rPr>
          <w:noProof/>
          <w:color w:val="FF0000"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B0B982E" wp14:editId="26D9ECD0">
                <wp:simplePos x="0" y="0"/>
                <wp:positionH relativeFrom="column">
                  <wp:posOffset>3251200</wp:posOffset>
                </wp:positionH>
                <wp:positionV relativeFrom="paragraph">
                  <wp:posOffset>289899</wp:posOffset>
                </wp:positionV>
                <wp:extent cx="329357" cy="112675"/>
                <wp:effectExtent l="0" t="0" r="13970" b="20955"/>
                <wp:wrapNone/>
                <wp:docPr id="101" name="Ellips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357" cy="1126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EDA0C1" id="Ellipse 101" o:spid="_x0000_s1026" style="position:absolute;margin-left:256pt;margin-top:22.85pt;width:25.95pt;height:8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" filled="f" strokecolor="#c00000" strokeweight="1pt">
                <v:stroke joinstyle="miter"/>
              </v:oval>
            </w:pict>
          </mc:Fallback>
        </mc:AlternateContent>
      </w:r>
    </w:p>
    <w:p w:rsidR="00C47589" w:rsidRPr="001B3673" w:rsidRDefault="00C47589" w:rsidP="00C47589">
      <w:pPr>
        <w:pStyle w:val="Titre2"/>
      </w:pPr>
      <w:bookmarkStart w:id="4" w:name="_Toc225953925"/>
      <w:r>
        <w:t xml:space="preserve">Quatrième </w:t>
      </w:r>
      <w:r w:rsidRPr="009D1452">
        <w:t>étape</w:t>
      </w:r>
      <w:r>
        <w:t> :</w:t>
      </w:r>
      <w:bookmarkEnd w:id="4"/>
    </w:p>
    <w:p w:rsidR="00C47589" w:rsidRPr="009D1452" w:rsidRDefault="00C47589" w:rsidP="00C47589">
      <w:pPr>
        <w:rPr>
          <w:color w:val="000000" w:themeColor="text1"/>
          <w:sz w:val="30"/>
          <w:szCs w:val="30"/>
        </w:rPr>
      </w:pPr>
      <w:r w:rsidRPr="009D1452">
        <w:rPr>
          <w:noProof/>
          <w:color w:val="FF0000"/>
          <w:sz w:val="30"/>
          <w:szCs w:val="30"/>
          <w:lang w:eastAsia="fr-FR"/>
        </w:rPr>
        <w:drawing>
          <wp:anchor distT="0" distB="0" distL="114300" distR="114300" simplePos="0" relativeHeight="251735040" behindDoc="0" locked="0" layoutInCell="1" allowOverlap="1" wp14:anchorId="115EA1B6" wp14:editId="766E74CB">
            <wp:simplePos x="0" y="0"/>
            <wp:positionH relativeFrom="column">
              <wp:posOffset>1196531</wp:posOffset>
            </wp:positionH>
            <wp:positionV relativeFrom="paragraph">
              <wp:posOffset>489201</wp:posOffset>
            </wp:positionV>
            <wp:extent cx="3096883" cy="2224007"/>
            <wp:effectExtent l="0" t="0" r="8890" b="5080"/>
            <wp:wrapNone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883" cy="222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30"/>
          <w:szCs w:val="30"/>
        </w:rPr>
        <w:t xml:space="preserve">Sélectionner votre serveur local qui est généralement le choix par défaut  puis clique sur suivant </w:t>
      </w:r>
    </w:p>
    <w:p w:rsidR="00C47589" w:rsidRDefault="00C47589" w:rsidP="00C47589">
      <w:pPr>
        <w:rPr>
          <w:color w:val="FF0000"/>
          <w:sz w:val="30"/>
          <w:szCs w:val="30"/>
        </w:rPr>
      </w:pPr>
    </w:p>
    <w:p w:rsidR="00C47589" w:rsidRDefault="00C47589" w:rsidP="00C47589">
      <w:pPr>
        <w:rPr>
          <w:color w:val="FF0000"/>
          <w:sz w:val="30"/>
          <w:szCs w:val="30"/>
        </w:rPr>
      </w:pPr>
    </w:p>
    <w:p w:rsidR="00C47589" w:rsidRDefault="00C47589" w:rsidP="00C47589">
      <w:pPr>
        <w:rPr>
          <w:color w:val="FF0000"/>
          <w:sz w:val="30"/>
          <w:szCs w:val="30"/>
        </w:rPr>
      </w:pPr>
      <w:r>
        <w:rPr>
          <w:noProof/>
          <w:color w:val="FF0000"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6837A00" wp14:editId="7CEBF4FD">
                <wp:simplePos x="0" y="0"/>
                <wp:positionH relativeFrom="column">
                  <wp:posOffset>1938655</wp:posOffset>
                </wp:positionH>
                <wp:positionV relativeFrom="paragraph">
                  <wp:posOffset>257810</wp:posOffset>
                </wp:positionV>
                <wp:extent cx="2127250" cy="177800"/>
                <wp:effectExtent l="0" t="0" r="25400" b="12700"/>
                <wp:wrapNone/>
                <wp:docPr id="102" name="Ellips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0" cy="177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C3A2D6" id="Ellipse 102" o:spid="_x0000_s1026" style="position:absolute;margin-left:152.65pt;margin-top:20.3pt;width:167.5pt;height:1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" filled="f" strokecolor="#c00000" strokeweight="1pt">
                <v:stroke joinstyle="miter"/>
              </v:oval>
            </w:pict>
          </mc:Fallback>
        </mc:AlternateContent>
      </w:r>
    </w:p>
    <w:p w:rsidR="00C47589" w:rsidRDefault="00C47589" w:rsidP="00C47589">
      <w:pPr>
        <w:rPr>
          <w:color w:val="FF0000"/>
          <w:sz w:val="30"/>
          <w:szCs w:val="30"/>
        </w:rPr>
      </w:pPr>
    </w:p>
    <w:p w:rsidR="00C47589" w:rsidRDefault="00C47589" w:rsidP="00C47589">
      <w:pPr>
        <w:rPr>
          <w:color w:val="FF0000"/>
          <w:sz w:val="30"/>
          <w:szCs w:val="30"/>
        </w:rPr>
      </w:pPr>
    </w:p>
    <w:p w:rsidR="00C47589" w:rsidRDefault="00C47589" w:rsidP="00C47589">
      <w:pPr>
        <w:rPr>
          <w:color w:val="FF0000"/>
          <w:sz w:val="30"/>
          <w:szCs w:val="30"/>
        </w:rPr>
      </w:pPr>
    </w:p>
    <w:p w:rsidR="00C47589" w:rsidRDefault="00C47589" w:rsidP="00C47589">
      <w:pPr>
        <w:pStyle w:val="Titre2"/>
      </w:pPr>
      <w:bookmarkStart w:id="5" w:name="_Toc225953926"/>
      <w:r w:rsidRPr="009D1452">
        <w:t>Cinquième étape</w:t>
      </w:r>
      <w:r>
        <w:t> :</w:t>
      </w:r>
      <w:bookmarkEnd w:id="5"/>
    </w:p>
    <w:p w:rsidR="00C47589" w:rsidRDefault="00C47589" w:rsidP="00C47589">
      <w:pPr>
        <w:rPr>
          <w:color w:val="000000" w:themeColor="text1"/>
          <w:sz w:val="30"/>
          <w:szCs w:val="30"/>
        </w:rPr>
      </w:pPr>
      <w:r w:rsidRPr="001B3673">
        <w:rPr>
          <w:noProof/>
          <w:color w:val="000000" w:themeColor="text1"/>
          <w:sz w:val="30"/>
          <w:szCs w:val="30"/>
          <w:lang w:eastAsia="fr-FR"/>
        </w:rPr>
        <w:drawing>
          <wp:anchor distT="0" distB="0" distL="114300" distR="114300" simplePos="0" relativeHeight="251724800" behindDoc="0" locked="0" layoutInCell="1" allowOverlap="1" wp14:anchorId="03228773" wp14:editId="5EB2EBDE">
            <wp:simplePos x="0" y="0"/>
            <wp:positionH relativeFrom="column">
              <wp:posOffset>1559545</wp:posOffset>
            </wp:positionH>
            <wp:positionV relativeFrom="paragraph">
              <wp:posOffset>506420</wp:posOffset>
            </wp:positionV>
            <wp:extent cx="3604591" cy="2624374"/>
            <wp:effectExtent l="0" t="0" r="0" b="5080"/>
            <wp:wrapNone/>
            <wp:docPr id="108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591" cy="2624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30"/>
          <w:szCs w:val="30"/>
        </w:rPr>
        <w:t xml:space="preserve">Cette onglet sert à choisir les différents services que nous voulons pour notre active directory en l’occurrence pour le projet </w:t>
      </w:r>
      <w:proofErr w:type="spellStart"/>
      <w:r>
        <w:rPr>
          <w:color w:val="000000" w:themeColor="text1"/>
          <w:sz w:val="30"/>
          <w:szCs w:val="30"/>
        </w:rPr>
        <w:t>infotools</w:t>
      </w:r>
      <w:proofErr w:type="spellEnd"/>
      <w:r>
        <w:rPr>
          <w:color w:val="000000" w:themeColor="text1"/>
          <w:sz w:val="30"/>
          <w:szCs w:val="30"/>
        </w:rPr>
        <w:t xml:space="preserve"> nous allons cocher :</w:t>
      </w:r>
    </w:p>
    <w:p w:rsidR="00C47589" w:rsidRDefault="00C47589" w:rsidP="00C4758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-Services AD DS</w:t>
      </w:r>
    </w:p>
    <w:p w:rsidR="00C47589" w:rsidRDefault="00C47589" w:rsidP="00C4758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-Serveur DNS</w:t>
      </w:r>
    </w:p>
    <w:p w:rsidR="00C47589" w:rsidRDefault="00C47589" w:rsidP="00C4758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-Serveur DCHP</w:t>
      </w: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rPr>
          <w:b/>
          <w:color w:val="000000" w:themeColor="text1"/>
          <w:sz w:val="30"/>
          <w:szCs w:val="30"/>
          <w:u w:val="single"/>
        </w:rPr>
      </w:pPr>
    </w:p>
    <w:p w:rsidR="00C47589" w:rsidRDefault="00C47589" w:rsidP="00C47589">
      <w:pPr>
        <w:rPr>
          <w:b/>
          <w:color w:val="000000" w:themeColor="text1"/>
          <w:sz w:val="30"/>
          <w:szCs w:val="30"/>
          <w:u w:val="single"/>
        </w:rPr>
      </w:pPr>
    </w:p>
    <w:p w:rsidR="00C47589" w:rsidRDefault="00C47589" w:rsidP="00C47589">
      <w:pPr>
        <w:pStyle w:val="Titre2"/>
      </w:pPr>
      <w:bookmarkStart w:id="6" w:name="_Toc225953927"/>
      <w:r w:rsidRPr="00C4567E">
        <w:t>Sixième  Etape</w:t>
      </w:r>
      <w:r>
        <w:t> :</w:t>
      </w:r>
      <w:bookmarkEnd w:id="6"/>
    </w:p>
    <w:p w:rsidR="00C47589" w:rsidRPr="00EE355D" w:rsidRDefault="00C47589" w:rsidP="00C47589">
      <w:r>
        <w:rPr>
          <w:color w:val="000000" w:themeColor="text1"/>
          <w:sz w:val="30"/>
          <w:szCs w:val="30"/>
        </w:rPr>
        <w:t xml:space="preserve">Nous n’allons pas installer de fonctionnalités en plus  il vous suffira juste de cliquer sur </w:t>
      </w:r>
      <w:r w:rsidRPr="00EE355D">
        <w:rPr>
          <w:color w:val="000000" w:themeColor="text1"/>
          <w:sz w:val="30"/>
          <w:szCs w:val="30"/>
        </w:rPr>
        <w:t>suivant</w:t>
      </w:r>
    </w:p>
    <w:p w:rsidR="00C47589" w:rsidRPr="00EE355D" w:rsidRDefault="00C47589" w:rsidP="00C47589">
      <w:pPr>
        <w:pStyle w:val="Titre2"/>
      </w:pPr>
      <w:r w:rsidRPr="00EE355D">
        <w:t xml:space="preserve"> </w:t>
      </w:r>
      <w:bookmarkStart w:id="7" w:name="_Toc225953928"/>
      <w:r w:rsidRPr="00EE355D">
        <w:t>Septième Etape :</w:t>
      </w:r>
      <w:bookmarkEnd w:id="7"/>
    </w:p>
    <w:p w:rsidR="00C47589" w:rsidRPr="00380DA8" w:rsidRDefault="00C47589" w:rsidP="00C4758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Cliquer encore sur suivant encore </w:t>
      </w:r>
    </w:p>
    <w:p w:rsidR="00C47589" w:rsidRDefault="00C47589" w:rsidP="00C47589">
      <w:pPr>
        <w:rPr>
          <w:b/>
          <w:color w:val="000000" w:themeColor="text1"/>
          <w:sz w:val="30"/>
          <w:szCs w:val="30"/>
          <w:u w:val="single"/>
        </w:rPr>
      </w:pPr>
    </w:p>
    <w:p w:rsidR="00C47589" w:rsidRDefault="00C47589" w:rsidP="00C47589">
      <w:pPr>
        <w:rPr>
          <w:b/>
          <w:color w:val="000000" w:themeColor="text1"/>
          <w:sz w:val="30"/>
          <w:szCs w:val="30"/>
          <w:u w:val="single"/>
        </w:rPr>
      </w:pPr>
      <w:r w:rsidRPr="00C4567E">
        <w:rPr>
          <w:b/>
          <w:noProof/>
          <w:color w:val="000000" w:themeColor="text1"/>
          <w:sz w:val="30"/>
          <w:szCs w:val="30"/>
          <w:u w:val="single"/>
          <w:lang w:eastAsia="fr-FR"/>
        </w:rPr>
        <w:drawing>
          <wp:anchor distT="0" distB="0" distL="114300" distR="114300" simplePos="0" relativeHeight="251725824" behindDoc="0" locked="0" layoutInCell="1" allowOverlap="1" wp14:anchorId="110F7A1F" wp14:editId="19CCB2E8">
            <wp:simplePos x="0" y="0"/>
            <wp:positionH relativeFrom="margin">
              <wp:posOffset>1194804</wp:posOffset>
            </wp:positionH>
            <wp:positionV relativeFrom="paragraph">
              <wp:posOffset>8905</wp:posOffset>
            </wp:positionV>
            <wp:extent cx="3750310" cy="407670"/>
            <wp:effectExtent l="0" t="0" r="2540" b="0"/>
            <wp:wrapNone/>
            <wp:docPr id="109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353"/>
                    <a:stretch/>
                  </pic:blipFill>
                  <pic:spPr bwMode="auto">
                    <a:xfrm>
                      <a:off x="0" y="0"/>
                      <a:ext cx="3750310" cy="40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47589" w:rsidRDefault="00C47589" w:rsidP="00C47589">
      <w:pPr>
        <w:pStyle w:val="Titre2"/>
      </w:pPr>
      <w:bookmarkStart w:id="8" w:name="_Toc225953929"/>
      <w:r>
        <w:t>Huitième  Etape :</w:t>
      </w:r>
      <w:bookmarkEnd w:id="8"/>
    </w:p>
    <w:p w:rsidR="00C47589" w:rsidRPr="00AB14C7" w:rsidRDefault="00C47589" w:rsidP="00C4758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Il vous suffira juste de cliquer sur installer est de patienter quelque minute ensuite cliquer sur suivant </w:t>
      </w:r>
    </w:p>
    <w:p w:rsidR="00C47589" w:rsidRDefault="00C47589" w:rsidP="00C47589">
      <w:pPr>
        <w:rPr>
          <w:b/>
          <w:color w:val="000000" w:themeColor="text1"/>
          <w:sz w:val="30"/>
          <w:szCs w:val="30"/>
          <w:u w:val="single"/>
        </w:rPr>
      </w:pPr>
      <w:r w:rsidRPr="00AB14C7">
        <w:rPr>
          <w:noProof/>
          <w:color w:val="000000" w:themeColor="text1"/>
          <w:sz w:val="30"/>
          <w:szCs w:val="30"/>
          <w:lang w:eastAsia="fr-FR"/>
        </w:rPr>
        <w:drawing>
          <wp:inline distT="0" distB="0" distL="0" distR="0" wp14:anchorId="5CF8383C" wp14:editId="39923A5A">
            <wp:extent cx="5643761" cy="715010"/>
            <wp:effectExtent l="0" t="0" r="0" b="8890"/>
            <wp:docPr id="110" name="Imag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030" t="82760"/>
                    <a:stretch/>
                  </pic:blipFill>
                  <pic:spPr bwMode="auto">
                    <a:xfrm>
                      <a:off x="0" y="0"/>
                      <a:ext cx="5643761" cy="715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7589" w:rsidRDefault="00C47589" w:rsidP="00C47589">
      <w:pPr>
        <w:pStyle w:val="Titre2"/>
      </w:pPr>
      <w:bookmarkStart w:id="9" w:name="_Toc225953930"/>
      <w:r w:rsidRPr="00AB14C7">
        <w:t>Neuvième  étape :</w:t>
      </w:r>
      <w:bookmarkEnd w:id="9"/>
    </w:p>
    <w:p w:rsidR="00C47589" w:rsidRDefault="00C47589" w:rsidP="00C47589">
      <w:pPr>
        <w:rPr>
          <w:color w:val="000000" w:themeColor="text1"/>
          <w:sz w:val="30"/>
          <w:szCs w:val="30"/>
        </w:rPr>
      </w:pPr>
      <w:r w:rsidRPr="00AB14C7">
        <w:rPr>
          <w:b/>
          <w:noProof/>
          <w:color w:val="000000" w:themeColor="text1"/>
          <w:sz w:val="30"/>
          <w:szCs w:val="30"/>
          <w:u w:val="single"/>
          <w:lang w:eastAsia="fr-FR"/>
        </w:rPr>
        <w:drawing>
          <wp:anchor distT="0" distB="0" distL="114300" distR="114300" simplePos="0" relativeHeight="251737088" behindDoc="0" locked="0" layoutInCell="1" allowOverlap="1" wp14:anchorId="39D55F65" wp14:editId="49B97138">
            <wp:simplePos x="0" y="0"/>
            <wp:positionH relativeFrom="column">
              <wp:posOffset>25075</wp:posOffset>
            </wp:positionH>
            <wp:positionV relativeFrom="paragraph">
              <wp:posOffset>277923</wp:posOffset>
            </wp:positionV>
            <wp:extent cx="5760720" cy="725214"/>
            <wp:effectExtent l="0" t="0" r="0" b="0"/>
            <wp:wrapNone/>
            <wp:docPr id="111" name="Imag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108"/>
                    <a:stretch/>
                  </pic:blipFill>
                  <pic:spPr bwMode="auto">
                    <a:xfrm>
                      <a:off x="0" y="0"/>
                      <a:ext cx="5760720" cy="725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AB14C7">
        <w:rPr>
          <w:color w:val="000000" w:themeColor="text1"/>
          <w:sz w:val="30"/>
          <w:szCs w:val="30"/>
        </w:rPr>
        <w:t xml:space="preserve">Il vous suffira juste de cliquer sur fermer </w:t>
      </w: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Pr="00AB14C7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pStyle w:val="Titre2"/>
      </w:pPr>
      <w:bookmarkStart w:id="10" w:name="_Toc225953931"/>
      <w:r>
        <w:t>Dixième Etape :</w:t>
      </w:r>
      <w:bookmarkEnd w:id="10"/>
    </w:p>
    <w:p w:rsidR="00C47589" w:rsidRDefault="00C47589" w:rsidP="00C4758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Retourner  sur le tableau de bord du gestionnaire de serveur  vous allez remarquer que le petit drapeau il vous suffira de cliquer dessus </w:t>
      </w:r>
    </w:p>
    <w:p w:rsidR="00C47589" w:rsidRDefault="00C47589" w:rsidP="00C47589">
      <w:pPr>
        <w:rPr>
          <w:color w:val="000000" w:themeColor="text1"/>
          <w:sz w:val="30"/>
          <w:szCs w:val="30"/>
        </w:rPr>
      </w:pPr>
      <w:r w:rsidRPr="004F30D5">
        <w:rPr>
          <w:noProof/>
          <w:color w:val="000000" w:themeColor="text1"/>
          <w:sz w:val="30"/>
          <w:szCs w:val="30"/>
          <w:lang w:eastAsia="fr-FR"/>
        </w:rPr>
        <w:drawing>
          <wp:anchor distT="0" distB="0" distL="114300" distR="114300" simplePos="0" relativeHeight="251726848" behindDoc="0" locked="0" layoutInCell="1" allowOverlap="1" wp14:anchorId="6A394EC7" wp14:editId="3390158A">
            <wp:simplePos x="0" y="0"/>
            <wp:positionH relativeFrom="column">
              <wp:posOffset>1136072</wp:posOffset>
            </wp:positionH>
            <wp:positionV relativeFrom="paragraph">
              <wp:posOffset>337647</wp:posOffset>
            </wp:positionV>
            <wp:extent cx="3905250" cy="3228975"/>
            <wp:effectExtent l="0" t="0" r="0" b="9525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30"/>
          <w:szCs w:val="30"/>
        </w:rPr>
        <w:t>Et ensuite sélectionner « Promouvoir ce serveur en contrôleur de domaine »</w:t>
      </w:r>
      <w:r w:rsidRPr="001B3673">
        <w:rPr>
          <w:noProof/>
          <w:color w:val="000000" w:themeColor="text1"/>
          <w:sz w:val="30"/>
          <w:szCs w:val="30"/>
          <w:lang w:eastAsia="fr-FR"/>
        </w:rPr>
        <w:t xml:space="preserve"> </w:t>
      </w: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pStyle w:val="Titre2"/>
      </w:pPr>
      <w:bookmarkStart w:id="11" w:name="_Toc225953932"/>
      <w:r w:rsidRPr="004F30D5">
        <w:t>Onzième Etape :</w:t>
      </w:r>
      <w:bookmarkEnd w:id="11"/>
    </w:p>
    <w:p w:rsidR="00C47589" w:rsidRDefault="00C47589" w:rsidP="00C4758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Sélectionner l’option « Ajouter une nouvelle forêt existante » </w:t>
      </w: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Pr="00556F7F" w:rsidRDefault="00C47589" w:rsidP="00C47589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Dans le champ textuelle ajouter le nom de votre domaine dans notre cas pour le projet </w:t>
      </w:r>
      <w:proofErr w:type="spellStart"/>
      <w:r>
        <w:rPr>
          <w:color w:val="000000" w:themeColor="text1"/>
          <w:sz w:val="30"/>
          <w:szCs w:val="30"/>
        </w:rPr>
        <w:t>infotools</w:t>
      </w:r>
      <w:proofErr w:type="spellEnd"/>
      <w:r>
        <w:rPr>
          <w:color w:val="000000" w:themeColor="text1"/>
          <w:sz w:val="30"/>
          <w:szCs w:val="30"/>
        </w:rPr>
        <w:t xml:space="preserve"> nous avons opté pour « </w:t>
      </w:r>
      <w:proofErr w:type="spellStart"/>
      <w:r>
        <w:rPr>
          <w:color w:val="000000" w:themeColor="text1"/>
          <w:sz w:val="30"/>
          <w:szCs w:val="30"/>
        </w:rPr>
        <w:t>infotools.lan</w:t>
      </w:r>
      <w:proofErr w:type="spellEnd"/>
      <w:r>
        <w:rPr>
          <w:color w:val="000000" w:themeColor="text1"/>
          <w:sz w:val="30"/>
          <w:szCs w:val="30"/>
        </w:rPr>
        <w:t> »</w:t>
      </w:r>
    </w:p>
    <w:p w:rsidR="00C47589" w:rsidRDefault="00C47589" w:rsidP="00C47589">
      <w:pPr>
        <w:rPr>
          <w:b/>
          <w:color w:val="000000" w:themeColor="text1"/>
          <w:sz w:val="30"/>
          <w:szCs w:val="30"/>
          <w:u w:val="single"/>
        </w:rPr>
      </w:pPr>
      <w:r>
        <w:rPr>
          <w:noProof/>
          <w:color w:val="000000" w:themeColor="text1"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9972287" wp14:editId="7614753F">
                <wp:simplePos x="0" y="0"/>
                <wp:positionH relativeFrom="column">
                  <wp:posOffset>2685887</wp:posOffset>
                </wp:positionH>
                <wp:positionV relativeFrom="paragraph">
                  <wp:posOffset>1466629</wp:posOffset>
                </wp:positionV>
                <wp:extent cx="1070264" cy="241104"/>
                <wp:effectExtent l="0" t="0" r="0" b="6985"/>
                <wp:wrapNone/>
                <wp:docPr id="103" name="Zone de text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264" cy="2411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5771" w:rsidRPr="001B3673" w:rsidRDefault="00F95771" w:rsidP="00C47589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 w:rsidRPr="001B3673">
                              <w:rPr>
                                <w:sz w:val="20"/>
                              </w:rPr>
                              <w:t>Infototools.lan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72287" id="Zone de texte 103" o:spid="_x0000_s1057" type="#_x0000_t202" style="position:absolute;margin-left:211.5pt;margin-top:115.5pt;width:84.25pt;height:19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" fillcolor="white [3201]" stroked="f" strokeweight=".5pt">
                <v:textbox>
                  <w:txbxContent>
                    <w:p w:rsidR="00F95771" w:rsidRPr="001B3673" w:rsidRDefault="00F95771" w:rsidP="00C47589">
                      <w:pPr>
                        <w:rPr>
                          <w:sz w:val="20"/>
                        </w:rPr>
                      </w:pPr>
                      <w:proofErr w:type="spellStart"/>
                      <w:r w:rsidRPr="001B3673">
                        <w:rPr>
                          <w:sz w:val="20"/>
                        </w:rPr>
                        <w:t>Infototools.lan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556F7F">
        <w:rPr>
          <w:noProof/>
          <w:color w:val="000000" w:themeColor="text1"/>
          <w:sz w:val="30"/>
          <w:szCs w:val="30"/>
          <w:lang w:eastAsia="fr-FR"/>
        </w:rPr>
        <w:drawing>
          <wp:inline distT="0" distB="0" distL="0" distR="0" wp14:anchorId="09E2FAC9" wp14:editId="63BB9F19">
            <wp:extent cx="4933507" cy="3522302"/>
            <wp:effectExtent l="0" t="0" r="635" b="2540"/>
            <wp:docPr id="113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8341" cy="353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589" w:rsidRDefault="00C47589" w:rsidP="00C47589">
      <w:pPr>
        <w:pStyle w:val="Titre2"/>
      </w:pPr>
      <w:bookmarkStart w:id="12" w:name="_Toc225953933"/>
      <w:r>
        <w:t>Douzième étape :</w:t>
      </w:r>
      <w:bookmarkEnd w:id="12"/>
    </w:p>
    <w:p w:rsidR="00C47589" w:rsidRPr="00556F7F" w:rsidRDefault="00C47589" w:rsidP="00C47589">
      <w:pPr>
        <w:rPr>
          <w:color w:val="000000" w:themeColor="text1"/>
          <w:sz w:val="30"/>
          <w:szCs w:val="30"/>
        </w:rPr>
      </w:pPr>
      <w:r w:rsidRPr="006A29D9">
        <w:rPr>
          <w:b/>
          <w:noProof/>
          <w:color w:val="000000" w:themeColor="text1"/>
          <w:sz w:val="30"/>
          <w:szCs w:val="30"/>
          <w:u w:val="single"/>
          <w:lang w:eastAsia="fr-FR"/>
        </w:rPr>
        <w:drawing>
          <wp:anchor distT="0" distB="0" distL="114300" distR="114300" simplePos="0" relativeHeight="251738112" behindDoc="1" locked="0" layoutInCell="1" allowOverlap="1" wp14:anchorId="2FD3771F" wp14:editId="5E8DAF76">
            <wp:simplePos x="0" y="0"/>
            <wp:positionH relativeFrom="column">
              <wp:posOffset>980871</wp:posOffset>
            </wp:positionH>
            <wp:positionV relativeFrom="paragraph">
              <wp:posOffset>237107</wp:posOffset>
            </wp:positionV>
            <wp:extent cx="3364302" cy="2525822"/>
            <wp:effectExtent l="0" t="0" r="7620" b="8255"/>
            <wp:wrapNone/>
            <wp:docPr id="114" name="Imag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302" cy="2525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30"/>
          <w:szCs w:val="30"/>
        </w:rPr>
        <w:t>Ajouter un mot de passe (P@ssw0rd) puis cliquer sur suivant</w:t>
      </w:r>
    </w:p>
    <w:p w:rsidR="00C47589" w:rsidRDefault="00C47589" w:rsidP="00C47589">
      <w:pPr>
        <w:rPr>
          <w:b/>
          <w:color w:val="000000" w:themeColor="text1"/>
          <w:sz w:val="30"/>
          <w:szCs w:val="30"/>
          <w:u w:val="single"/>
        </w:rPr>
      </w:pPr>
    </w:p>
    <w:p w:rsidR="00C47589" w:rsidRDefault="00C47589" w:rsidP="00C47589">
      <w:pPr>
        <w:rPr>
          <w:b/>
          <w:color w:val="000000" w:themeColor="text1"/>
          <w:sz w:val="30"/>
          <w:szCs w:val="30"/>
          <w:u w:val="single"/>
        </w:rPr>
      </w:pPr>
    </w:p>
    <w:p w:rsidR="00C47589" w:rsidRDefault="00C47589" w:rsidP="00C47589">
      <w:pPr>
        <w:rPr>
          <w:b/>
          <w:color w:val="000000" w:themeColor="text1"/>
          <w:sz w:val="30"/>
          <w:szCs w:val="30"/>
          <w:u w:val="single"/>
        </w:rPr>
      </w:pPr>
    </w:p>
    <w:p w:rsidR="00C47589" w:rsidRDefault="00C47589" w:rsidP="00C47589">
      <w:pPr>
        <w:rPr>
          <w:b/>
          <w:color w:val="000000" w:themeColor="text1"/>
          <w:sz w:val="30"/>
          <w:szCs w:val="30"/>
          <w:u w:val="single"/>
        </w:rPr>
      </w:pPr>
    </w:p>
    <w:p w:rsidR="00C47589" w:rsidRDefault="00C47589" w:rsidP="00C47589">
      <w:pPr>
        <w:rPr>
          <w:b/>
          <w:color w:val="000000" w:themeColor="text1"/>
          <w:sz w:val="30"/>
          <w:szCs w:val="30"/>
          <w:u w:val="single"/>
        </w:rPr>
      </w:pPr>
    </w:p>
    <w:p w:rsidR="00C47589" w:rsidRDefault="00C47589" w:rsidP="00C47589">
      <w:pPr>
        <w:rPr>
          <w:b/>
          <w:color w:val="000000" w:themeColor="text1"/>
          <w:sz w:val="30"/>
          <w:szCs w:val="30"/>
          <w:u w:val="single"/>
        </w:rPr>
      </w:pPr>
    </w:p>
    <w:p w:rsidR="00C47589" w:rsidRDefault="00C47589" w:rsidP="00C47589">
      <w:pPr>
        <w:rPr>
          <w:b/>
          <w:color w:val="000000" w:themeColor="text1"/>
          <w:sz w:val="30"/>
          <w:szCs w:val="30"/>
          <w:u w:val="single"/>
        </w:rPr>
      </w:pPr>
    </w:p>
    <w:p w:rsidR="00C47589" w:rsidRDefault="00C47589" w:rsidP="00C47589">
      <w:pPr>
        <w:pStyle w:val="Titre2"/>
      </w:pPr>
      <w:bookmarkStart w:id="13" w:name="_Toc225953934"/>
      <w:r>
        <w:t>Treizième  étape :</w:t>
      </w:r>
      <w:bookmarkEnd w:id="13"/>
    </w:p>
    <w:p w:rsidR="00C47589" w:rsidRDefault="00C47589" w:rsidP="00C47589">
      <w:pPr>
        <w:rPr>
          <w:color w:val="000000" w:themeColor="text1"/>
          <w:sz w:val="30"/>
          <w:szCs w:val="30"/>
        </w:rPr>
      </w:pPr>
      <w:r w:rsidRPr="0092608A">
        <w:rPr>
          <w:b/>
          <w:noProof/>
          <w:color w:val="000000" w:themeColor="text1"/>
          <w:sz w:val="30"/>
          <w:szCs w:val="30"/>
          <w:u w:val="single"/>
          <w:lang w:eastAsia="fr-FR"/>
        </w:rPr>
        <w:drawing>
          <wp:anchor distT="0" distB="0" distL="114300" distR="114300" simplePos="0" relativeHeight="251728896" behindDoc="0" locked="0" layoutInCell="1" allowOverlap="1" wp14:anchorId="7C911B7A" wp14:editId="65D820D0">
            <wp:simplePos x="0" y="0"/>
            <wp:positionH relativeFrom="margin">
              <wp:posOffset>1653001</wp:posOffset>
            </wp:positionH>
            <wp:positionV relativeFrom="paragraph">
              <wp:posOffset>255330</wp:posOffset>
            </wp:positionV>
            <wp:extent cx="2855343" cy="1769797"/>
            <wp:effectExtent l="0" t="0" r="2540" b="1905"/>
            <wp:wrapNone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343" cy="1769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30"/>
          <w:szCs w:val="30"/>
        </w:rPr>
        <w:t xml:space="preserve"> Un message va apparaitre ceci n’est pas grave, fermez cette page et cliquez sur suivant</w:t>
      </w: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Pr="00E72E00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pStyle w:val="Titre2"/>
      </w:pPr>
      <w:bookmarkStart w:id="14" w:name="_Toc225953935"/>
      <w:r>
        <w:t>Quatorzième  étape :</w:t>
      </w:r>
      <w:bookmarkEnd w:id="14"/>
    </w:p>
    <w:p w:rsidR="00C47589" w:rsidRPr="0001738D" w:rsidRDefault="00C47589" w:rsidP="00C47589">
      <w:pPr>
        <w:rPr>
          <w:b/>
          <w:color w:val="000000" w:themeColor="text1"/>
          <w:sz w:val="30"/>
          <w:szCs w:val="30"/>
          <w:u w:val="single"/>
        </w:rPr>
      </w:pPr>
      <w:r w:rsidRPr="0001738D">
        <w:rPr>
          <w:noProof/>
          <w:color w:val="000000" w:themeColor="text1"/>
          <w:sz w:val="30"/>
          <w:szCs w:val="30"/>
          <w:lang w:eastAsia="fr-FR"/>
        </w:rPr>
        <w:drawing>
          <wp:anchor distT="0" distB="0" distL="114300" distR="114300" simplePos="0" relativeHeight="251739136" behindDoc="0" locked="0" layoutInCell="1" allowOverlap="1" wp14:anchorId="2F6FB164" wp14:editId="6AF51D65">
            <wp:simplePos x="0" y="0"/>
            <wp:positionH relativeFrom="margin">
              <wp:posOffset>1056592</wp:posOffset>
            </wp:positionH>
            <wp:positionV relativeFrom="paragraph">
              <wp:posOffset>509545</wp:posOffset>
            </wp:positionV>
            <wp:extent cx="3725449" cy="2631057"/>
            <wp:effectExtent l="0" t="0" r="8890" b="0"/>
            <wp:wrapNone/>
            <wp:docPr id="116" name="Imag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449" cy="2631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738D">
        <w:rPr>
          <w:sz w:val="30"/>
          <w:szCs w:val="30"/>
        </w:rPr>
        <w:t>Spécifiez un nom NETBIOS pour le domaine, c’est-à-dire un nom court qui peut être résolu sans utiliser le DNS.</w:t>
      </w:r>
      <w:r>
        <w:rPr>
          <w:sz w:val="30"/>
          <w:szCs w:val="30"/>
        </w:rPr>
        <w:t xml:space="preserve"> Puis cliquer sur suivant </w:t>
      </w: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rPr>
          <w:color w:val="000000" w:themeColor="text1"/>
          <w:sz w:val="30"/>
          <w:szCs w:val="30"/>
        </w:rPr>
      </w:pPr>
    </w:p>
    <w:p w:rsidR="00C47589" w:rsidRDefault="00C47589" w:rsidP="00C47589">
      <w:pPr>
        <w:pStyle w:val="Titre2"/>
      </w:pPr>
      <w:bookmarkStart w:id="15" w:name="_Toc225953936"/>
      <w:r>
        <w:t>Quinzième</w:t>
      </w:r>
      <w:r w:rsidRPr="0001738D">
        <w:t xml:space="preserve"> étape</w:t>
      </w:r>
      <w:r>
        <w:t> :</w:t>
      </w:r>
      <w:bookmarkEnd w:id="15"/>
    </w:p>
    <w:p w:rsidR="00C47589" w:rsidRPr="00E72E00" w:rsidRDefault="00C47589" w:rsidP="00C47589">
      <w:pPr>
        <w:tabs>
          <w:tab w:val="left" w:pos="3224"/>
        </w:tabs>
        <w:rPr>
          <w:b/>
          <w:color w:val="000000" w:themeColor="text1"/>
          <w:sz w:val="30"/>
          <w:szCs w:val="30"/>
          <w:u w:val="single"/>
        </w:rPr>
      </w:pPr>
      <w:r>
        <w:rPr>
          <w:color w:val="000000" w:themeColor="text1"/>
          <w:sz w:val="30"/>
          <w:szCs w:val="30"/>
        </w:rPr>
        <w:t xml:space="preserve">Laissez tous les chemins par défaut puis cliquer sur suivant </w:t>
      </w:r>
    </w:p>
    <w:p w:rsidR="00C47589" w:rsidRDefault="00C47589" w:rsidP="00C47589">
      <w:pPr>
        <w:pStyle w:val="Titre2"/>
      </w:pPr>
      <w:bookmarkStart w:id="16" w:name="_Toc225953937"/>
      <w:r>
        <w:t>Seizième</w:t>
      </w:r>
      <w:r w:rsidRPr="0001738D">
        <w:t xml:space="preserve"> étape</w:t>
      </w:r>
      <w:r>
        <w:t> :</w:t>
      </w:r>
      <w:bookmarkEnd w:id="16"/>
    </w:p>
    <w:p w:rsidR="00C47589" w:rsidRDefault="00C47589" w:rsidP="00C47589">
      <w:pPr>
        <w:tabs>
          <w:tab w:val="left" w:pos="3224"/>
        </w:tabs>
        <w:rPr>
          <w:color w:val="000000" w:themeColor="text1"/>
          <w:sz w:val="30"/>
          <w:szCs w:val="30"/>
        </w:rPr>
      </w:pPr>
      <w:r w:rsidRPr="0001738D">
        <w:rPr>
          <w:noProof/>
          <w:color w:val="000000" w:themeColor="text1"/>
          <w:sz w:val="30"/>
          <w:szCs w:val="30"/>
          <w:lang w:eastAsia="fr-FR"/>
        </w:rPr>
        <w:drawing>
          <wp:anchor distT="0" distB="0" distL="114300" distR="114300" simplePos="0" relativeHeight="251740160" behindDoc="0" locked="0" layoutInCell="1" allowOverlap="1" wp14:anchorId="5875A440" wp14:editId="342B0F21">
            <wp:simplePos x="0" y="0"/>
            <wp:positionH relativeFrom="column">
              <wp:posOffset>842971</wp:posOffset>
            </wp:positionH>
            <wp:positionV relativeFrom="paragraph">
              <wp:posOffset>332285</wp:posOffset>
            </wp:positionV>
            <wp:extent cx="3634127" cy="2631057"/>
            <wp:effectExtent l="0" t="0" r="4445" b="0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127" cy="2631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30"/>
          <w:szCs w:val="30"/>
        </w:rPr>
        <w:t xml:space="preserve">Vérifier si les options correspondent à ce que vous vouliez puis cliquer sur suivant </w:t>
      </w:r>
    </w:p>
    <w:p w:rsidR="00C47589" w:rsidRPr="0001738D" w:rsidRDefault="00C47589" w:rsidP="00C47589">
      <w:pPr>
        <w:tabs>
          <w:tab w:val="left" w:pos="3224"/>
        </w:tabs>
        <w:rPr>
          <w:color w:val="000000" w:themeColor="text1"/>
          <w:sz w:val="30"/>
          <w:szCs w:val="30"/>
        </w:rPr>
      </w:pPr>
    </w:p>
    <w:p w:rsidR="00C47589" w:rsidRDefault="00C47589" w:rsidP="00C47589">
      <w:pPr>
        <w:tabs>
          <w:tab w:val="left" w:pos="3224"/>
        </w:tabs>
        <w:rPr>
          <w:color w:val="000000" w:themeColor="text1"/>
          <w:sz w:val="30"/>
          <w:szCs w:val="30"/>
        </w:rPr>
      </w:pPr>
    </w:p>
    <w:p w:rsidR="00C47589" w:rsidRDefault="00C47589" w:rsidP="00C47589">
      <w:pPr>
        <w:tabs>
          <w:tab w:val="left" w:pos="3224"/>
        </w:tabs>
        <w:rPr>
          <w:color w:val="000000" w:themeColor="text1"/>
          <w:sz w:val="30"/>
          <w:szCs w:val="30"/>
        </w:rPr>
      </w:pPr>
    </w:p>
    <w:p w:rsidR="00C47589" w:rsidRDefault="00C47589" w:rsidP="00C47589">
      <w:pPr>
        <w:tabs>
          <w:tab w:val="left" w:pos="3224"/>
        </w:tabs>
        <w:rPr>
          <w:color w:val="000000" w:themeColor="text1"/>
          <w:sz w:val="30"/>
          <w:szCs w:val="30"/>
        </w:rPr>
      </w:pPr>
    </w:p>
    <w:p w:rsidR="00C47589" w:rsidRDefault="00C47589" w:rsidP="00C47589">
      <w:pPr>
        <w:tabs>
          <w:tab w:val="left" w:pos="3224"/>
        </w:tabs>
        <w:rPr>
          <w:color w:val="000000" w:themeColor="text1"/>
          <w:sz w:val="30"/>
          <w:szCs w:val="30"/>
        </w:rPr>
      </w:pPr>
    </w:p>
    <w:p w:rsidR="00C47589" w:rsidRDefault="00C47589" w:rsidP="00C47589">
      <w:pPr>
        <w:tabs>
          <w:tab w:val="left" w:pos="3224"/>
        </w:tabs>
        <w:rPr>
          <w:color w:val="000000" w:themeColor="text1"/>
          <w:sz w:val="30"/>
          <w:szCs w:val="30"/>
        </w:rPr>
      </w:pPr>
    </w:p>
    <w:p w:rsidR="00C47589" w:rsidRDefault="00C47589" w:rsidP="00C47589">
      <w:pPr>
        <w:tabs>
          <w:tab w:val="left" w:pos="3224"/>
        </w:tabs>
        <w:rPr>
          <w:color w:val="000000" w:themeColor="text1"/>
          <w:sz w:val="30"/>
          <w:szCs w:val="30"/>
        </w:rPr>
      </w:pPr>
    </w:p>
    <w:p w:rsidR="00C47589" w:rsidRDefault="00C47589" w:rsidP="00C47589">
      <w:pPr>
        <w:pStyle w:val="Titre2"/>
      </w:pPr>
      <w:bookmarkStart w:id="17" w:name="_Toc225953938"/>
      <w:r w:rsidRPr="0001738D">
        <w:t>Dix-septième</w:t>
      </w:r>
      <w:r>
        <w:t xml:space="preserve"> </w:t>
      </w:r>
      <w:r w:rsidRPr="0001738D">
        <w:t>étape</w:t>
      </w:r>
      <w:r>
        <w:t> :</w:t>
      </w:r>
      <w:bookmarkEnd w:id="17"/>
    </w:p>
    <w:p w:rsidR="00C47589" w:rsidRDefault="00C47589" w:rsidP="00C47589">
      <w:pPr>
        <w:tabs>
          <w:tab w:val="left" w:pos="3224"/>
        </w:tabs>
        <w:rPr>
          <w:color w:val="000000" w:themeColor="text1"/>
          <w:sz w:val="30"/>
          <w:szCs w:val="30"/>
        </w:rPr>
      </w:pPr>
      <w:r w:rsidRPr="00A75E23">
        <w:rPr>
          <w:noProof/>
          <w:color w:val="000000" w:themeColor="text1"/>
          <w:sz w:val="30"/>
          <w:szCs w:val="30"/>
          <w:lang w:eastAsia="fr-FR"/>
        </w:rPr>
        <w:drawing>
          <wp:anchor distT="0" distB="0" distL="114300" distR="114300" simplePos="0" relativeHeight="251741184" behindDoc="0" locked="0" layoutInCell="1" allowOverlap="1" wp14:anchorId="72F043B2" wp14:editId="0661F449">
            <wp:simplePos x="0" y="0"/>
            <wp:positionH relativeFrom="column">
              <wp:posOffset>540816</wp:posOffset>
            </wp:positionH>
            <wp:positionV relativeFrom="paragraph">
              <wp:posOffset>868644</wp:posOffset>
            </wp:positionV>
            <wp:extent cx="5288392" cy="664066"/>
            <wp:effectExtent l="0" t="0" r="0" b="3175"/>
            <wp:wrapNone/>
            <wp:docPr id="118" name="Imag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18" b="75135"/>
                    <a:stretch/>
                  </pic:blipFill>
                  <pic:spPr bwMode="auto">
                    <a:xfrm>
                      <a:off x="0" y="0"/>
                      <a:ext cx="5289288" cy="664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72E00">
        <w:rPr>
          <w:color w:val="000000" w:themeColor="text1"/>
          <w:sz w:val="30"/>
          <w:szCs w:val="30"/>
        </w:rPr>
        <w:t xml:space="preserve">Cliquer sur installer puis patienter et après un redémarrage de votre machine vous pourrez avoir accès à la page « utilisateurs et ordinateurs Active Directory </w:t>
      </w:r>
    </w:p>
    <w:p w:rsidR="00476453" w:rsidRDefault="00476453" w:rsidP="009D1452">
      <w:pPr>
        <w:jc w:val="center"/>
        <w:rPr>
          <w:b/>
          <w:color w:val="FF0000"/>
          <w:sz w:val="30"/>
          <w:szCs w:val="30"/>
          <w:u w:val="single"/>
        </w:rPr>
      </w:pPr>
    </w:p>
    <w:p w:rsidR="00DA2F9D" w:rsidRDefault="008944A7">
      <w:pPr>
        <w:pStyle w:val="Titre1"/>
      </w:pPr>
      <w:bookmarkStart w:id="18" w:name="_Toc225953939"/>
      <w:r>
        <w:t xml:space="preserve">2. </w:t>
      </w:r>
      <w:r w:rsidR="00DA2F9D">
        <w:t>Création d’utilisateur</w:t>
      </w:r>
      <w:bookmarkEnd w:id="18"/>
    </w:p>
    <w:p w:rsidR="00C56F81" w:rsidRDefault="00C56F81" w:rsidP="00C56F81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Dans cette partie nous allons voir tout ce qui touche à la création d’utilisateur et comment organiser ses derniers </w:t>
      </w:r>
    </w:p>
    <w:p w:rsidR="00C56F81" w:rsidRPr="00476453" w:rsidRDefault="00C56F81" w:rsidP="00C56F81">
      <w:pPr>
        <w:pStyle w:val="Titre2"/>
      </w:pPr>
      <w:bookmarkStart w:id="19" w:name="_Toc225953940"/>
      <w:r w:rsidRPr="00476453">
        <w:t>2.1 Création d’une unité d’organisation</w:t>
      </w:r>
      <w:bookmarkEnd w:id="19"/>
      <w:r w:rsidRPr="00476453">
        <w:t xml:space="preserve"> </w:t>
      </w:r>
    </w:p>
    <w:p w:rsidR="00C56F81" w:rsidRDefault="00C56F81" w:rsidP="00C56F81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Une unité d’organisation est primordiale pour pouvoir garder de l’ordre dans son active directory il permet de trier les utilisateurs, machine sous la forme de fichier </w:t>
      </w:r>
    </w:p>
    <w:p w:rsidR="00C56F81" w:rsidRDefault="00C56F81" w:rsidP="00C56F81">
      <w:pPr>
        <w:ind w:firstLine="708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Ceci a aussi une deuxième utilité il permet de pouvoir appliquer des stratégies uniquement sur un certain groupe d’utilisateur présent dans ce fichier </w:t>
      </w:r>
    </w:p>
    <w:p w:rsidR="00C56F81" w:rsidRPr="006E2888" w:rsidRDefault="00C56F81" w:rsidP="00C56F81">
      <w:pPr>
        <w:ind w:firstLine="708"/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Il vous suffira de faire clic droit sur votre domaine donc en l’occurrence </w:t>
      </w:r>
      <w:proofErr w:type="spellStart"/>
      <w:r>
        <w:rPr>
          <w:color w:val="000000" w:themeColor="text1"/>
          <w:sz w:val="30"/>
          <w:szCs w:val="30"/>
        </w:rPr>
        <w:t>Infotools.lan</w:t>
      </w:r>
      <w:proofErr w:type="spellEnd"/>
      <w:r>
        <w:rPr>
          <w:color w:val="000000" w:themeColor="text1"/>
          <w:sz w:val="30"/>
          <w:szCs w:val="30"/>
        </w:rPr>
        <w:t xml:space="preserve"> </w:t>
      </w:r>
      <w:proofErr w:type="gramStart"/>
      <w:r>
        <w:rPr>
          <w:color w:val="000000" w:themeColor="text1"/>
          <w:sz w:val="30"/>
          <w:szCs w:val="30"/>
        </w:rPr>
        <w:t>aller</w:t>
      </w:r>
      <w:proofErr w:type="gramEnd"/>
      <w:r>
        <w:rPr>
          <w:color w:val="000000" w:themeColor="text1"/>
          <w:sz w:val="30"/>
          <w:szCs w:val="30"/>
        </w:rPr>
        <w:t xml:space="preserve"> ensuite dans nouveau puis cliquer sur unités d’organisation </w:t>
      </w:r>
    </w:p>
    <w:p w:rsidR="00C56F81" w:rsidRDefault="00C56F81" w:rsidP="00C56F81">
      <w:pPr>
        <w:rPr>
          <w:color w:val="000000" w:themeColor="text1"/>
          <w:sz w:val="30"/>
          <w:szCs w:val="30"/>
        </w:rPr>
      </w:pPr>
      <w:r>
        <w:rPr>
          <w:noProof/>
          <w:color w:val="000000" w:themeColor="text1"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A0A3F61" wp14:editId="762E6971">
                <wp:simplePos x="0" y="0"/>
                <wp:positionH relativeFrom="column">
                  <wp:posOffset>2501773</wp:posOffset>
                </wp:positionH>
                <wp:positionV relativeFrom="paragraph">
                  <wp:posOffset>2130705</wp:posOffset>
                </wp:positionV>
                <wp:extent cx="643738" cy="95098"/>
                <wp:effectExtent l="0" t="0" r="23495" b="19685"/>
                <wp:wrapNone/>
                <wp:docPr id="70" name="Ellips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38" cy="9509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022F78" id="Ellipse 70" o:spid="_x0000_s1026" style="position:absolute;margin-left:197pt;margin-top:167.75pt;width:50.7pt;height:7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" filled="f" strokecolor="#c00000" strokeweight="1pt">
                <v:stroke joinstyle="miter"/>
              </v:oval>
            </w:pict>
          </mc:Fallback>
        </mc:AlternateContent>
      </w:r>
      <w:r>
        <w:rPr>
          <w:noProof/>
          <w:color w:val="000000" w:themeColor="text1"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D9001F8" wp14:editId="48A872EA">
                <wp:simplePos x="0" y="0"/>
                <wp:positionH relativeFrom="column">
                  <wp:posOffset>1169060</wp:posOffset>
                </wp:positionH>
                <wp:positionV relativeFrom="paragraph">
                  <wp:posOffset>1485443</wp:posOffset>
                </wp:positionV>
                <wp:extent cx="475488" cy="131674"/>
                <wp:effectExtent l="0" t="0" r="20320" b="20955"/>
                <wp:wrapNone/>
                <wp:docPr id="69" name="Ellips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" cy="13167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1314B1" id="Ellipse 69" o:spid="_x0000_s1026" style="position:absolute;margin-left:92.05pt;margin-top:116.95pt;width:37.45pt;height:10.3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" filled="f" strokecolor="#c00000" strokeweight="1pt">
                <v:stroke joinstyle="miter"/>
              </v:oval>
            </w:pict>
          </mc:Fallback>
        </mc:AlternateContent>
      </w:r>
      <w:r>
        <w:rPr>
          <w:noProof/>
          <w:color w:val="000000" w:themeColor="text1"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14D6389" wp14:editId="10F04129">
                <wp:simplePos x="0" y="0"/>
                <wp:positionH relativeFrom="column">
                  <wp:posOffset>819074</wp:posOffset>
                </wp:positionH>
                <wp:positionV relativeFrom="paragraph">
                  <wp:posOffset>864642</wp:posOffset>
                </wp:positionV>
                <wp:extent cx="475488" cy="131674"/>
                <wp:effectExtent l="0" t="0" r="20320" b="20955"/>
                <wp:wrapNone/>
                <wp:docPr id="68" name="Ellips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" cy="13167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94AF19" id="Ellipse 68" o:spid="_x0000_s1026" style="position:absolute;margin-left:64.5pt;margin-top:68.1pt;width:37.45pt;height:10.3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" filled="f" strokecolor="#c00000" strokeweight="1pt">
                <v:stroke joinstyle="miter"/>
              </v:oval>
            </w:pict>
          </mc:Fallback>
        </mc:AlternateContent>
      </w:r>
      <w:r w:rsidRPr="006E2888">
        <w:rPr>
          <w:noProof/>
          <w:color w:val="000000" w:themeColor="text1"/>
          <w:sz w:val="30"/>
          <w:szCs w:val="30"/>
          <w:lang w:eastAsia="fr-FR"/>
        </w:rPr>
        <w:drawing>
          <wp:inline distT="0" distB="0" distL="0" distR="0" wp14:anchorId="6C0072D2" wp14:editId="6841DF14">
            <wp:extent cx="5760720" cy="2714625"/>
            <wp:effectExtent l="0" t="0" r="0" b="952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F81" w:rsidRDefault="00C56F81" w:rsidP="00C56F81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Cette fenêtre apparaitra il vous suffira  de nommées votre unité exemple « </w:t>
      </w:r>
      <w:r w:rsidRPr="00476453">
        <w:rPr>
          <w:b/>
          <w:color w:val="0D0D0D" w:themeColor="text1" w:themeTint="F2"/>
          <w:sz w:val="30"/>
          <w:szCs w:val="30"/>
        </w:rPr>
        <w:t>Olympique lyonnais</w:t>
      </w:r>
      <w:r w:rsidRPr="00476453">
        <w:rPr>
          <w:color w:val="0D0D0D" w:themeColor="text1" w:themeTint="F2"/>
          <w:sz w:val="30"/>
          <w:szCs w:val="30"/>
        </w:rPr>
        <w:t> </w:t>
      </w:r>
      <w:r>
        <w:rPr>
          <w:color w:val="000000" w:themeColor="text1"/>
          <w:sz w:val="30"/>
          <w:szCs w:val="30"/>
        </w:rPr>
        <w:t xml:space="preserve">» (vous pouvez éventuellement décocher l’option  Protéger le conteneur contre les suppressions accidentelle  quelle peux être handicapante pour certaine manœuvre). </w:t>
      </w:r>
    </w:p>
    <w:p w:rsidR="00C56F81" w:rsidRDefault="00C56F81" w:rsidP="00C56F81">
      <w:pPr>
        <w:rPr>
          <w:color w:val="000000" w:themeColor="text1"/>
          <w:sz w:val="30"/>
          <w:szCs w:val="30"/>
        </w:rPr>
      </w:pPr>
      <w:r w:rsidRPr="00727D0C">
        <w:rPr>
          <w:noProof/>
          <w:color w:val="000000" w:themeColor="text1"/>
          <w:sz w:val="30"/>
          <w:szCs w:val="30"/>
          <w:lang w:eastAsia="fr-FR"/>
        </w:rPr>
        <w:drawing>
          <wp:anchor distT="0" distB="0" distL="114300" distR="114300" simplePos="0" relativeHeight="251753472" behindDoc="0" locked="0" layoutInCell="1" allowOverlap="1" wp14:anchorId="4218035E" wp14:editId="2E4605B7">
            <wp:simplePos x="0" y="0"/>
            <wp:positionH relativeFrom="column">
              <wp:posOffset>478514</wp:posOffset>
            </wp:positionH>
            <wp:positionV relativeFrom="paragraph">
              <wp:posOffset>5052</wp:posOffset>
            </wp:positionV>
            <wp:extent cx="4485720" cy="137160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14" b="54601"/>
                    <a:stretch/>
                  </pic:blipFill>
                  <pic:spPr bwMode="auto">
                    <a:xfrm>
                      <a:off x="0" y="0"/>
                      <a:ext cx="448572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Default="00C56F81" w:rsidP="00C56F81">
      <w:pPr>
        <w:pStyle w:val="Titre2"/>
      </w:pPr>
      <w:bookmarkStart w:id="20" w:name="_Toc225953941"/>
      <w:r>
        <w:t>2.2</w:t>
      </w:r>
      <w:r w:rsidRPr="006E2888">
        <w:t> Création d’</w:t>
      </w:r>
      <w:r>
        <w:t>utilisateur</w:t>
      </w:r>
      <w:bookmarkEnd w:id="20"/>
      <w:r>
        <w:t xml:space="preserve">  </w:t>
      </w: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Pr="004E3977" w:rsidRDefault="00C56F81" w:rsidP="00C56F81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Aller dans votre UO puis faite clic droit  ensuite  nouveau puis cliquer sur utilisateur </w:t>
      </w: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  <w:r w:rsidRPr="00282D5A">
        <w:rPr>
          <w:b/>
          <w:noProof/>
          <w:color w:val="000000" w:themeColor="text1"/>
          <w:sz w:val="30"/>
          <w:szCs w:val="30"/>
          <w:u w:val="single"/>
          <w:lang w:eastAsia="fr-FR"/>
        </w:rPr>
        <w:drawing>
          <wp:anchor distT="0" distB="0" distL="114300" distR="114300" simplePos="0" relativeHeight="251754496" behindDoc="1" locked="0" layoutInCell="1" allowOverlap="1" wp14:anchorId="5117B934" wp14:editId="1628F216">
            <wp:simplePos x="0" y="0"/>
            <wp:positionH relativeFrom="margin">
              <wp:align>center</wp:align>
            </wp:positionH>
            <wp:positionV relativeFrom="paragraph">
              <wp:posOffset>9387</wp:posOffset>
            </wp:positionV>
            <wp:extent cx="4627660" cy="3355462"/>
            <wp:effectExtent l="0" t="0" r="1905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660" cy="335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  <w:r>
        <w:rPr>
          <w:noProof/>
          <w:color w:val="000000" w:themeColor="text1"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BDBE293" wp14:editId="7D8FFE29">
                <wp:simplePos x="0" y="0"/>
                <wp:positionH relativeFrom="column">
                  <wp:posOffset>2456953</wp:posOffset>
                </wp:positionH>
                <wp:positionV relativeFrom="paragraph">
                  <wp:posOffset>78878</wp:posOffset>
                </wp:positionV>
                <wp:extent cx="475488" cy="131674"/>
                <wp:effectExtent l="0" t="0" r="20320" b="20955"/>
                <wp:wrapNone/>
                <wp:docPr id="71" name="Ellips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" cy="13167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6717BD" id="Ellipse 71" o:spid="_x0000_s1026" style="position:absolute;margin-left:193.45pt;margin-top:6.2pt;width:37.45pt;height:10.3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" filled="f" strokecolor="#c00000" strokeweight="1pt">
                <v:stroke joinstyle="miter"/>
              </v:oval>
            </w:pict>
          </mc:Fallback>
        </mc:AlternateContent>
      </w: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  <w:r>
        <w:rPr>
          <w:noProof/>
          <w:color w:val="000000" w:themeColor="text1"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8166628" wp14:editId="2E59B85E">
                <wp:simplePos x="0" y="0"/>
                <wp:positionH relativeFrom="column">
                  <wp:posOffset>3617761</wp:posOffset>
                </wp:positionH>
                <wp:positionV relativeFrom="paragraph">
                  <wp:posOffset>163333</wp:posOffset>
                </wp:positionV>
                <wp:extent cx="475488" cy="131674"/>
                <wp:effectExtent l="0" t="0" r="20320" b="20955"/>
                <wp:wrapNone/>
                <wp:docPr id="72" name="Ellips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" cy="13167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30BFC1" id="Ellipse 72" o:spid="_x0000_s1026" style="position:absolute;margin-left:284.85pt;margin-top:12.85pt;width:37.45pt;height:10.3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" filled="f" strokecolor="#c00000" strokeweight="1pt">
                <v:stroke joinstyle="miter"/>
              </v:oval>
            </w:pict>
          </mc:Fallback>
        </mc:AlternateContent>
      </w: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</w:p>
    <w:p w:rsidR="00C56F81" w:rsidRDefault="00C56F81" w:rsidP="00C56F81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 xml:space="preserve">Vous pourrez donc nommez l’utilisateur et aussi nommer ID de connexion puis cliquer sur suivant </w:t>
      </w:r>
      <w:r w:rsidRPr="00282D5A">
        <w:rPr>
          <w:noProof/>
          <w:color w:val="000000" w:themeColor="text1"/>
          <w:sz w:val="30"/>
          <w:szCs w:val="30"/>
          <w:lang w:eastAsia="fr-FR"/>
        </w:rPr>
        <w:drawing>
          <wp:inline distT="0" distB="0" distL="0" distR="0" wp14:anchorId="4302AB97" wp14:editId="587D9798">
            <wp:extent cx="4334480" cy="3572374"/>
            <wp:effectExtent l="0" t="0" r="9525" b="952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Pr="00282D5A" w:rsidRDefault="00C56F81" w:rsidP="00C56F81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t>Dans la fenêtre suivante vous pourrez configurer le mot de passe(</w:t>
      </w:r>
      <w:proofErr w:type="spellStart"/>
      <w:r>
        <w:rPr>
          <w:color w:val="000000" w:themeColor="text1"/>
          <w:sz w:val="30"/>
          <w:szCs w:val="30"/>
        </w:rPr>
        <w:t>root</w:t>
      </w:r>
      <w:proofErr w:type="spellEnd"/>
      <w:r>
        <w:rPr>
          <w:color w:val="000000" w:themeColor="text1"/>
          <w:sz w:val="30"/>
          <w:szCs w:val="30"/>
        </w:rPr>
        <w:t xml:space="preserve">@*) de l’utilisateur et on coche que l’utilisateur ne peux pas changer son mot de passe </w:t>
      </w:r>
    </w:p>
    <w:p w:rsidR="00C56F81" w:rsidRDefault="00CE0347" w:rsidP="00C56F81">
      <w:pPr>
        <w:rPr>
          <w:b/>
          <w:color w:val="000000" w:themeColor="text1"/>
          <w:sz w:val="30"/>
          <w:szCs w:val="30"/>
          <w:u w:val="single"/>
        </w:rPr>
      </w:pPr>
      <w:r w:rsidRPr="00C47589">
        <w:rPr>
          <w:b/>
          <w:noProof/>
          <w:color w:val="000000" w:themeColor="text1"/>
          <w:sz w:val="30"/>
          <w:szCs w:val="30"/>
          <w:u w:val="single"/>
          <w:lang w:eastAsia="fr-FR"/>
        </w:rPr>
        <w:drawing>
          <wp:anchor distT="0" distB="0" distL="114300" distR="114300" simplePos="0" relativeHeight="251757568" behindDoc="0" locked="0" layoutInCell="1" allowOverlap="1" wp14:anchorId="652D96F5" wp14:editId="21050EB2">
            <wp:simplePos x="0" y="0"/>
            <wp:positionH relativeFrom="column">
              <wp:posOffset>755871</wp:posOffset>
            </wp:positionH>
            <wp:positionV relativeFrom="paragraph">
              <wp:posOffset>4749</wp:posOffset>
            </wp:positionV>
            <wp:extent cx="4158532" cy="3557679"/>
            <wp:effectExtent l="0" t="0" r="0" b="5080"/>
            <wp:wrapNone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532" cy="3557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</w:p>
    <w:p w:rsidR="00C56F81" w:rsidRDefault="00C56F81" w:rsidP="00C56F81">
      <w:pPr>
        <w:rPr>
          <w:b/>
          <w:color w:val="000000" w:themeColor="text1"/>
          <w:sz w:val="30"/>
          <w:szCs w:val="30"/>
          <w:u w:val="single"/>
        </w:rPr>
      </w:pPr>
    </w:p>
    <w:p w:rsidR="00C56F81" w:rsidRDefault="00C56F81" w:rsidP="00C56F81">
      <w:pPr>
        <w:pStyle w:val="Titre2"/>
      </w:pPr>
      <w:bookmarkStart w:id="21" w:name="_Toc225953942"/>
      <w:r>
        <w:t>2.3</w:t>
      </w:r>
      <w:r w:rsidRPr="006E2888">
        <w:t> Création d’</w:t>
      </w:r>
      <w:r>
        <w:t>un groupe utilisateur</w:t>
      </w:r>
      <w:bookmarkEnd w:id="21"/>
      <w:r>
        <w:t xml:space="preserve"> </w:t>
      </w:r>
    </w:p>
    <w:p w:rsidR="00C56F81" w:rsidRDefault="00C56F81" w:rsidP="00C56F81">
      <w:pPr>
        <w:rPr>
          <w:color w:val="000000" w:themeColor="text1"/>
          <w:sz w:val="30"/>
          <w:szCs w:val="30"/>
        </w:rPr>
      </w:pPr>
      <w:r w:rsidRPr="00F12416">
        <w:rPr>
          <w:noProof/>
          <w:color w:val="000000" w:themeColor="text1"/>
          <w:sz w:val="30"/>
          <w:szCs w:val="30"/>
          <w:lang w:eastAsia="fr-FR"/>
        </w:rPr>
        <w:drawing>
          <wp:anchor distT="0" distB="0" distL="114300" distR="114300" simplePos="0" relativeHeight="251758592" behindDoc="1" locked="0" layoutInCell="1" allowOverlap="1" wp14:anchorId="39BDD2D8" wp14:editId="424E88C0">
            <wp:simplePos x="0" y="0"/>
            <wp:positionH relativeFrom="column">
              <wp:posOffset>1201960</wp:posOffset>
            </wp:positionH>
            <wp:positionV relativeFrom="paragraph">
              <wp:posOffset>468023</wp:posOffset>
            </wp:positionV>
            <wp:extent cx="3276600" cy="2586251"/>
            <wp:effectExtent l="0" t="0" r="0" b="508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18" b="19329"/>
                    <a:stretch/>
                  </pic:blipFill>
                  <pic:spPr bwMode="auto">
                    <a:xfrm>
                      <a:off x="0" y="0"/>
                      <a:ext cx="3276827" cy="2586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30"/>
          <w:szCs w:val="30"/>
        </w:rPr>
        <w:t xml:space="preserve">Pour crée un groupe utilisateur il vous suffit d’aller d’entre votre </w:t>
      </w:r>
      <w:r w:rsidRPr="00C47589">
        <w:rPr>
          <w:b/>
          <w:color w:val="000000" w:themeColor="text1"/>
          <w:sz w:val="30"/>
          <w:szCs w:val="30"/>
        </w:rPr>
        <w:t>UO</w:t>
      </w:r>
      <w:r>
        <w:rPr>
          <w:color w:val="000000" w:themeColor="text1"/>
          <w:sz w:val="30"/>
          <w:szCs w:val="30"/>
        </w:rPr>
        <w:t xml:space="preserve"> et ensuite faire clique droit puis sélectionner </w:t>
      </w:r>
      <w:r w:rsidRPr="00C47589">
        <w:rPr>
          <w:b/>
          <w:color w:val="000000" w:themeColor="text1"/>
          <w:sz w:val="30"/>
          <w:szCs w:val="30"/>
        </w:rPr>
        <w:t>groupe</w:t>
      </w:r>
      <w:r>
        <w:rPr>
          <w:color w:val="000000" w:themeColor="text1"/>
          <w:sz w:val="30"/>
          <w:szCs w:val="30"/>
        </w:rPr>
        <w:t xml:space="preserve"> </w:t>
      </w: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Default="00C56F81" w:rsidP="00C56F81">
      <w:pPr>
        <w:rPr>
          <w:color w:val="000000" w:themeColor="text1"/>
          <w:sz w:val="30"/>
          <w:szCs w:val="30"/>
        </w:rPr>
      </w:pPr>
      <w:r>
        <w:rPr>
          <w:noProof/>
          <w:color w:val="000000" w:themeColor="text1"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9E1173F" wp14:editId="2B45C280">
                <wp:simplePos x="0" y="0"/>
                <wp:positionH relativeFrom="column">
                  <wp:posOffset>2418583</wp:posOffset>
                </wp:positionH>
                <wp:positionV relativeFrom="paragraph">
                  <wp:posOffset>330627</wp:posOffset>
                </wp:positionV>
                <wp:extent cx="382138" cy="104149"/>
                <wp:effectExtent l="0" t="0" r="18415" b="10160"/>
                <wp:wrapNone/>
                <wp:docPr id="78" name="Ellips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138" cy="1041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93E9A1" id="Ellipse 78" o:spid="_x0000_s1026" style="position:absolute;margin-left:190.45pt;margin-top:26.05pt;width:30.1pt;height:8.2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" filled="f" strokecolor="#c00000" strokeweight="1pt">
                <v:stroke joinstyle="miter"/>
              </v:oval>
            </w:pict>
          </mc:Fallback>
        </mc:AlternateContent>
      </w:r>
    </w:p>
    <w:p w:rsidR="00C56F81" w:rsidRDefault="00C56F81" w:rsidP="00C56F81">
      <w:pPr>
        <w:rPr>
          <w:color w:val="000000" w:themeColor="text1"/>
          <w:sz w:val="30"/>
          <w:szCs w:val="30"/>
        </w:rPr>
      </w:pPr>
      <w:r>
        <w:rPr>
          <w:noProof/>
          <w:color w:val="000000" w:themeColor="text1"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E437095" wp14:editId="6C42D3ED">
                <wp:simplePos x="0" y="0"/>
                <wp:positionH relativeFrom="column">
                  <wp:posOffset>3255465</wp:posOffset>
                </wp:positionH>
                <wp:positionV relativeFrom="paragraph">
                  <wp:posOffset>139548</wp:posOffset>
                </wp:positionV>
                <wp:extent cx="382138" cy="104149"/>
                <wp:effectExtent l="0" t="0" r="18415" b="10160"/>
                <wp:wrapNone/>
                <wp:docPr id="77" name="Ellips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138" cy="1041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39B9A7" id="Ellipse 77" o:spid="_x0000_s1026" style="position:absolute;margin-left:256.35pt;margin-top:11pt;width:30.1pt;height:8.2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" filled="f" strokecolor="#c00000" strokeweight="1pt">
                <v:stroke joinstyle="miter"/>
              </v:oval>
            </w:pict>
          </mc:Fallback>
        </mc:AlternateContent>
      </w: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Default="00C56F81" w:rsidP="00C56F81">
      <w:pPr>
        <w:rPr>
          <w:color w:val="000000" w:themeColor="text1"/>
          <w:sz w:val="30"/>
          <w:szCs w:val="30"/>
        </w:rPr>
      </w:pPr>
      <w:r w:rsidRPr="004E3977">
        <w:rPr>
          <w:noProof/>
          <w:color w:val="000000" w:themeColor="text1"/>
          <w:sz w:val="30"/>
          <w:szCs w:val="30"/>
          <w:lang w:eastAsia="fr-FR"/>
        </w:rPr>
        <w:drawing>
          <wp:anchor distT="0" distB="0" distL="114300" distR="114300" simplePos="0" relativeHeight="251761664" behindDoc="1" locked="0" layoutInCell="1" allowOverlap="1" wp14:anchorId="5AC91618" wp14:editId="6F617F3E">
            <wp:simplePos x="0" y="0"/>
            <wp:positionH relativeFrom="margin">
              <wp:align>center</wp:align>
            </wp:positionH>
            <wp:positionV relativeFrom="paragraph">
              <wp:posOffset>451855</wp:posOffset>
            </wp:positionV>
            <wp:extent cx="2842386" cy="2470245"/>
            <wp:effectExtent l="0" t="0" r="0" b="635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386" cy="247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30"/>
          <w:szCs w:val="30"/>
        </w:rPr>
        <w:t xml:space="preserve">Une fenêtre s’ouvrira vous pourrez mettrez le nom du groupe et le type du groupe/étendue du groupe nous allons laisser les valeurs par défaut </w:t>
      </w: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Default="00C56F81" w:rsidP="00C56F81">
      <w:pPr>
        <w:rPr>
          <w:color w:val="000000" w:themeColor="text1"/>
          <w:sz w:val="30"/>
          <w:szCs w:val="30"/>
        </w:rPr>
      </w:pPr>
      <w:r w:rsidRPr="00C167AA">
        <w:rPr>
          <w:noProof/>
          <w:color w:val="000000" w:themeColor="text1"/>
          <w:sz w:val="30"/>
          <w:szCs w:val="30"/>
          <w:lang w:eastAsia="fr-FR"/>
        </w:rPr>
        <w:drawing>
          <wp:anchor distT="0" distB="0" distL="114300" distR="114300" simplePos="0" relativeHeight="251762688" behindDoc="1" locked="0" layoutInCell="1" allowOverlap="1" wp14:anchorId="0A5B5647" wp14:editId="6D0992DE">
            <wp:simplePos x="0" y="0"/>
            <wp:positionH relativeFrom="margin">
              <wp:align>center</wp:align>
            </wp:positionH>
            <wp:positionV relativeFrom="paragraph">
              <wp:posOffset>477245</wp:posOffset>
            </wp:positionV>
            <wp:extent cx="3384645" cy="1563114"/>
            <wp:effectExtent l="0" t="0" r="635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645" cy="1563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30"/>
          <w:szCs w:val="30"/>
        </w:rPr>
        <w:t xml:space="preserve">Dans la catégorie membre si vous cliquer sur ajouter vous pourrez ajouter des membres que vous avez crée </w:t>
      </w: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Default="00C56F81" w:rsidP="00C56F81">
      <w:pPr>
        <w:rPr>
          <w:color w:val="000000" w:themeColor="text1"/>
          <w:sz w:val="30"/>
          <w:szCs w:val="30"/>
        </w:rPr>
      </w:pPr>
    </w:p>
    <w:p w:rsidR="00C56F81" w:rsidRPr="00F12416" w:rsidRDefault="00C56F81" w:rsidP="00C56F81">
      <w:pPr>
        <w:rPr>
          <w:color w:val="000000" w:themeColor="text1"/>
          <w:sz w:val="30"/>
          <w:szCs w:val="30"/>
        </w:rPr>
      </w:pPr>
    </w:p>
    <w:p w:rsidR="00C56F81" w:rsidRPr="00C56F81" w:rsidRDefault="00C56F81" w:rsidP="00C56F81"/>
    <w:p w:rsidR="00752AC7" w:rsidRDefault="008944A7">
      <w:pPr>
        <w:pStyle w:val="Titre1"/>
        <w:rPr>
          <w:b w:val="0"/>
        </w:rPr>
      </w:pPr>
      <w:bookmarkStart w:id="22" w:name="_Toc224819927"/>
      <w:bookmarkStart w:id="23" w:name="_Toc225953943"/>
      <w:r>
        <w:t xml:space="preserve">3. </w:t>
      </w:r>
      <w:r w:rsidR="00752AC7" w:rsidRPr="00E35CC2">
        <w:t>Serveur AD2</w:t>
      </w:r>
      <w:r w:rsidR="00752AC7">
        <w:t> :</w:t>
      </w:r>
      <w:bookmarkEnd w:id="23"/>
    </w:p>
    <w:p w:rsidR="00752AC7" w:rsidRDefault="00752AC7" w:rsidP="00752AC7">
      <w:pPr>
        <w:jc w:val="both"/>
        <w:rPr>
          <w:color w:val="171717" w:themeColor="background2" w:themeShade="1A"/>
          <w:sz w:val="32"/>
        </w:rPr>
      </w:pPr>
      <w:r w:rsidRPr="004C3E12">
        <w:rPr>
          <w:noProof/>
          <w:color w:val="171717" w:themeColor="background2" w:themeShade="1A"/>
          <w:sz w:val="32"/>
          <w:lang w:eastAsia="fr-FR"/>
        </w:rPr>
        <w:drawing>
          <wp:anchor distT="0" distB="0" distL="114300" distR="114300" simplePos="0" relativeHeight="251764736" behindDoc="1" locked="0" layoutInCell="1" allowOverlap="1" wp14:anchorId="7EEE6027" wp14:editId="19EBBCCB">
            <wp:simplePos x="0" y="0"/>
            <wp:positionH relativeFrom="margin">
              <wp:align>left</wp:align>
            </wp:positionH>
            <wp:positionV relativeFrom="paragraph">
              <wp:posOffset>794566</wp:posOffset>
            </wp:positionV>
            <wp:extent cx="5760720" cy="3077845"/>
            <wp:effectExtent l="0" t="0" r="0" b="825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71717" w:themeColor="background2" w:themeShade="1A"/>
          <w:sz w:val="32"/>
        </w:rPr>
        <w:t>S’assurer que l’ad2 est bien rétrograder et sortie du domaine ensuite aller dans cmd, et faire un cd/system32/</w:t>
      </w:r>
      <w:proofErr w:type="spellStart"/>
      <w:r>
        <w:rPr>
          <w:color w:val="171717" w:themeColor="background2" w:themeShade="1A"/>
          <w:sz w:val="32"/>
        </w:rPr>
        <w:t>sysprep</w:t>
      </w:r>
      <w:proofErr w:type="spellEnd"/>
      <w:r>
        <w:rPr>
          <w:color w:val="171717" w:themeColor="background2" w:themeShade="1A"/>
          <w:sz w:val="32"/>
        </w:rPr>
        <w:t xml:space="preserve"> et faire sysprep.exe, appuyer sur généraliser et lancer </w:t>
      </w:r>
    </w:p>
    <w:p w:rsidR="00752AC7" w:rsidRDefault="00752AC7" w:rsidP="00752AC7">
      <w:pPr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jc w:val="both"/>
        <w:rPr>
          <w:color w:val="171717" w:themeColor="background2" w:themeShade="1A"/>
          <w:sz w:val="32"/>
        </w:rPr>
      </w:pPr>
      <w:r>
        <w:rPr>
          <w:color w:val="171717" w:themeColor="background2" w:themeShade="1A"/>
          <w:sz w:val="32"/>
        </w:rPr>
        <w:t xml:space="preserve">Une fois connecté, configuré comme ceci : </w:t>
      </w: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  <w:r w:rsidRPr="004C3E12">
        <w:rPr>
          <w:noProof/>
          <w:color w:val="171717" w:themeColor="background2" w:themeShade="1A"/>
          <w:sz w:val="32"/>
          <w:lang w:eastAsia="fr-FR"/>
        </w:rPr>
        <w:drawing>
          <wp:anchor distT="0" distB="0" distL="114300" distR="114300" simplePos="0" relativeHeight="251765760" behindDoc="1" locked="0" layoutInCell="1" allowOverlap="1" wp14:anchorId="03B67EB5" wp14:editId="0B2799C2">
            <wp:simplePos x="0" y="0"/>
            <wp:positionH relativeFrom="column">
              <wp:posOffset>-4056</wp:posOffset>
            </wp:positionH>
            <wp:positionV relativeFrom="paragraph">
              <wp:posOffset>-2838</wp:posOffset>
            </wp:positionV>
            <wp:extent cx="2907143" cy="3275045"/>
            <wp:effectExtent l="0" t="0" r="7620" b="190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143" cy="327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  <w:r>
        <w:rPr>
          <w:color w:val="171717" w:themeColor="background2" w:themeShade="1A"/>
          <w:sz w:val="32"/>
        </w:rPr>
        <w:t xml:space="preserve">Et le mettre dans le bon domaine </w:t>
      </w: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  <w:r w:rsidRPr="00807C89">
        <w:rPr>
          <w:noProof/>
          <w:color w:val="171717" w:themeColor="background2" w:themeShade="1A"/>
          <w:sz w:val="32"/>
          <w:lang w:eastAsia="fr-FR"/>
        </w:rPr>
        <w:drawing>
          <wp:inline distT="0" distB="0" distL="0" distR="0" wp14:anchorId="09425D34" wp14:editId="51FE506F">
            <wp:extent cx="3145860" cy="6522098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62372" cy="655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71717" w:themeColor="background2" w:themeShade="1A"/>
          <w:sz w:val="32"/>
        </w:rPr>
        <w:tab/>
      </w: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  <w:r>
        <w:rPr>
          <w:color w:val="171717" w:themeColor="background2" w:themeShade="1A"/>
          <w:sz w:val="32"/>
        </w:rPr>
        <w:t xml:space="preserve">Se connecter comme ceci : </w:t>
      </w: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  <w:r w:rsidRPr="00807C89">
        <w:rPr>
          <w:noProof/>
          <w:color w:val="171717" w:themeColor="background2" w:themeShade="1A"/>
          <w:sz w:val="32"/>
          <w:lang w:eastAsia="fr-FR"/>
        </w:rPr>
        <w:drawing>
          <wp:anchor distT="0" distB="0" distL="114300" distR="114300" simplePos="0" relativeHeight="251766784" behindDoc="1" locked="0" layoutInCell="1" allowOverlap="1" wp14:anchorId="2460832D" wp14:editId="25950873">
            <wp:simplePos x="0" y="0"/>
            <wp:positionH relativeFrom="column">
              <wp:posOffset>453144</wp:posOffset>
            </wp:positionH>
            <wp:positionV relativeFrom="paragraph">
              <wp:posOffset>3888</wp:posOffset>
            </wp:positionV>
            <wp:extent cx="3258005" cy="2743583"/>
            <wp:effectExtent l="0" t="0" r="381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  <w:r>
        <w:rPr>
          <w:color w:val="171717" w:themeColor="background2" w:themeShade="1A"/>
          <w:sz w:val="32"/>
        </w:rPr>
        <w:tab/>
      </w: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  <w:r w:rsidRPr="008908DE">
        <w:rPr>
          <w:noProof/>
          <w:color w:val="171717" w:themeColor="background2" w:themeShade="1A"/>
          <w:sz w:val="32"/>
          <w:lang w:eastAsia="fr-FR"/>
        </w:rPr>
        <w:drawing>
          <wp:anchor distT="0" distB="0" distL="114300" distR="114300" simplePos="0" relativeHeight="251767808" behindDoc="1" locked="0" layoutInCell="1" allowOverlap="1" wp14:anchorId="6171F8F8" wp14:editId="6C693016">
            <wp:simplePos x="0" y="0"/>
            <wp:positionH relativeFrom="column">
              <wp:posOffset>-289029</wp:posOffset>
            </wp:positionH>
            <wp:positionV relativeFrom="paragraph">
              <wp:posOffset>286139</wp:posOffset>
            </wp:positionV>
            <wp:extent cx="5760720" cy="2219325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171717" w:themeColor="background2" w:themeShade="1A"/>
          <w:sz w:val="32"/>
        </w:rPr>
        <w:t>Verifier</w:t>
      </w:r>
      <w:proofErr w:type="spellEnd"/>
      <w:r>
        <w:rPr>
          <w:color w:val="171717" w:themeColor="background2" w:themeShade="1A"/>
          <w:sz w:val="32"/>
        </w:rPr>
        <w:t xml:space="preserve"> que le </w:t>
      </w:r>
      <w:proofErr w:type="spellStart"/>
      <w:r>
        <w:rPr>
          <w:color w:val="171717" w:themeColor="background2" w:themeShade="1A"/>
          <w:sz w:val="32"/>
        </w:rPr>
        <w:t>dns</w:t>
      </w:r>
      <w:proofErr w:type="spellEnd"/>
      <w:r>
        <w:rPr>
          <w:color w:val="171717" w:themeColor="background2" w:themeShade="1A"/>
          <w:sz w:val="32"/>
        </w:rPr>
        <w:t xml:space="preserve"> marche bien en faisant : </w:t>
      </w: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Pr="008908DE" w:rsidRDefault="00752AC7" w:rsidP="00752AC7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Aller dans le gestionnaire de serveur et clique sur :</w:t>
      </w:r>
    </w:p>
    <w:p w:rsidR="00752AC7" w:rsidRPr="008908DE" w:rsidRDefault="00752AC7" w:rsidP="00752AC7">
      <w:pPr>
        <w:pStyle w:val="NormalWeb"/>
        <w:rPr>
          <w:rStyle w:val="lev"/>
          <w:rFonts w:asciiTheme="minorHAnsi" w:hAnsiTheme="minorHAnsi" w:cstheme="minorHAnsi"/>
          <w:b w:val="0"/>
        </w:rPr>
      </w:pPr>
      <w:r w:rsidRPr="008908DE">
        <w:rPr>
          <w:rStyle w:val="lev"/>
          <w:rFonts w:asciiTheme="minorHAnsi" w:hAnsiTheme="minorHAnsi" w:cstheme="minorHAnsi"/>
        </w:rPr>
        <w:t xml:space="preserve">Promouvoir ce serveur en contrôleur de domaine et sur ajouter un contrôleur de domaine a un domaine existant </w:t>
      </w:r>
    </w:p>
    <w:p w:rsidR="00752AC7" w:rsidRDefault="00752AC7" w:rsidP="00752AC7">
      <w:pPr>
        <w:pStyle w:val="NormalWeb"/>
      </w:pPr>
      <w:r w:rsidRPr="008908DE">
        <w:rPr>
          <w:noProof/>
        </w:rPr>
        <w:drawing>
          <wp:anchor distT="0" distB="0" distL="114300" distR="114300" simplePos="0" relativeHeight="251769856" behindDoc="0" locked="0" layoutInCell="1" allowOverlap="1" wp14:anchorId="1A66AEB6" wp14:editId="7049333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862705" cy="2909570"/>
            <wp:effectExtent l="0" t="0" r="4445" b="5080"/>
            <wp:wrapTopAndBottom/>
            <wp:docPr id="122" name="Imag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  <w:r w:rsidRPr="008908DE">
        <w:rPr>
          <w:noProof/>
          <w:color w:val="171717" w:themeColor="background2" w:themeShade="1A"/>
          <w:sz w:val="32"/>
          <w:lang w:eastAsia="fr-FR"/>
        </w:rPr>
        <w:drawing>
          <wp:anchor distT="0" distB="0" distL="114300" distR="114300" simplePos="0" relativeHeight="251768832" behindDoc="0" locked="0" layoutInCell="1" allowOverlap="1" wp14:anchorId="433DA5AF" wp14:editId="2F09FE1F">
            <wp:simplePos x="0" y="0"/>
            <wp:positionH relativeFrom="column">
              <wp:posOffset>266143</wp:posOffset>
            </wp:positionH>
            <wp:positionV relativeFrom="paragraph">
              <wp:posOffset>535992</wp:posOffset>
            </wp:positionV>
            <wp:extent cx="3524250" cy="2602865"/>
            <wp:effectExtent l="0" t="0" r="0" b="6985"/>
            <wp:wrapTopAndBottom/>
            <wp:docPr id="123" name="Imag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171717" w:themeColor="background2" w:themeShade="1A"/>
          <w:sz w:val="32"/>
        </w:rPr>
        <w:t xml:space="preserve">Laisser cocher serveur </w:t>
      </w:r>
      <w:proofErr w:type="spellStart"/>
      <w:r>
        <w:rPr>
          <w:color w:val="171717" w:themeColor="background2" w:themeShade="1A"/>
          <w:sz w:val="32"/>
        </w:rPr>
        <w:t>dns</w:t>
      </w:r>
      <w:proofErr w:type="spellEnd"/>
      <w:r>
        <w:rPr>
          <w:color w:val="171717" w:themeColor="background2" w:themeShade="1A"/>
          <w:sz w:val="32"/>
        </w:rPr>
        <w:t xml:space="preserve"> et GC et taper le mot de passe </w:t>
      </w: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  <w:r>
        <w:rPr>
          <w:color w:val="171717" w:themeColor="background2" w:themeShade="1A"/>
          <w:sz w:val="32"/>
        </w:rPr>
        <w:t xml:space="preserve">Ensuite </w:t>
      </w:r>
      <w:proofErr w:type="spellStart"/>
      <w:r>
        <w:rPr>
          <w:color w:val="171717" w:themeColor="background2" w:themeShade="1A"/>
          <w:sz w:val="32"/>
        </w:rPr>
        <w:t>selectionner</w:t>
      </w:r>
      <w:proofErr w:type="spellEnd"/>
      <w:r>
        <w:rPr>
          <w:color w:val="171717" w:themeColor="background2" w:themeShade="1A"/>
          <w:sz w:val="32"/>
        </w:rPr>
        <w:t xml:space="preserve"> </w:t>
      </w:r>
      <w:proofErr w:type="spellStart"/>
      <w:r>
        <w:rPr>
          <w:color w:val="171717" w:themeColor="background2" w:themeShade="1A"/>
          <w:sz w:val="32"/>
        </w:rPr>
        <w:t>srvad.infotools.lan</w:t>
      </w:r>
      <w:proofErr w:type="spellEnd"/>
    </w:p>
    <w:p w:rsidR="00752AC7" w:rsidRDefault="00752AC7" w:rsidP="00752AC7">
      <w:pPr>
        <w:ind w:firstLine="708"/>
        <w:jc w:val="both"/>
        <w:rPr>
          <w:color w:val="171717" w:themeColor="background2" w:themeShade="1A"/>
          <w:sz w:val="32"/>
        </w:rPr>
      </w:pPr>
      <w:r w:rsidRPr="008908DE">
        <w:rPr>
          <w:noProof/>
          <w:color w:val="171717" w:themeColor="background2" w:themeShade="1A"/>
          <w:sz w:val="32"/>
          <w:lang w:eastAsia="fr-FR"/>
        </w:rPr>
        <w:drawing>
          <wp:inline distT="0" distB="0" distL="0" distR="0" wp14:anchorId="2D66B30B" wp14:editId="57EF8749">
            <wp:extent cx="4432041" cy="3398288"/>
            <wp:effectExtent l="0" t="0" r="6985" b="0"/>
            <wp:docPr id="124" name="Imag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70183" cy="342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AC7" w:rsidRPr="00E35CC2" w:rsidRDefault="00752AC7" w:rsidP="00752AC7">
      <w:pPr>
        <w:jc w:val="both"/>
        <w:rPr>
          <w:color w:val="171717" w:themeColor="background2" w:themeShade="1A"/>
          <w:sz w:val="32"/>
        </w:rPr>
      </w:pPr>
      <w:r>
        <w:rPr>
          <w:color w:val="171717" w:themeColor="background2" w:themeShade="1A"/>
          <w:sz w:val="32"/>
        </w:rPr>
        <w:t xml:space="preserve">Et cliquer sur suivant jusqu’à l’installation et l’ad2 est synchroniser avec l’ad1, faisons des </w:t>
      </w:r>
      <w:proofErr w:type="gramStart"/>
      <w:r>
        <w:rPr>
          <w:color w:val="171717" w:themeColor="background2" w:themeShade="1A"/>
          <w:sz w:val="32"/>
        </w:rPr>
        <w:t>test</w:t>
      </w:r>
      <w:proofErr w:type="gramEnd"/>
      <w:r>
        <w:rPr>
          <w:color w:val="171717" w:themeColor="background2" w:themeShade="1A"/>
          <w:sz w:val="32"/>
        </w:rPr>
        <w:t xml:space="preserve"> pour savoir que tout fonctionne en </w:t>
      </w:r>
      <w:proofErr w:type="spellStart"/>
      <w:r>
        <w:rPr>
          <w:color w:val="171717" w:themeColor="background2" w:themeShade="1A"/>
          <w:sz w:val="32"/>
        </w:rPr>
        <w:t>creant</w:t>
      </w:r>
      <w:proofErr w:type="spellEnd"/>
      <w:r>
        <w:rPr>
          <w:color w:val="171717" w:themeColor="background2" w:themeShade="1A"/>
          <w:sz w:val="32"/>
        </w:rPr>
        <w:t xml:space="preserve"> un utilisateur sur l’ad2 et c’est censé se synchroniser avec l’ad1 ou éteindre l’ad1 et on peut toujours se connecter avec un compte du domaine </w:t>
      </w:r>
    </w:p>
    <w:p w:rsidR="00264AB5" w:rsidRDefault="008944A7">
      <w:pPr>
        <w:pStyle w:val="Titre1"/>
      </w:pPr>
      <w:bookmarkStart w:id="24" w:name="_Toc225953944"/>
      <w:r>
        <w:t xml:space="preserve">3. </w:t>
      </w:r>
      <w:r w:rsidR="00C56F81">
        <w:t>GPO</w:t>
      </w:r>
      <w:bookmarkEnd w:id="24"/>
      <w:r w:rsidR="00C56F81" w:rsidRPr="00DB0582">
        <w:t> </w:t>
      </w:r>
      <w:bookmarkEnd w:id="22"/>
    </w:p>
    <w:p w:rsidR="00264AB5" w:rsidRPr="00264AB5" w:rsidRDefault="00264AB5" w:rsidP="00264AB5"/>
    <w:p w:rsidR="00264AB5" w:rsidRDefault="008944A7" w:rsidP="00264AB5">
      <w:pPr>
        <w:pStyle w:val="Titre2"/>
      </w:pPr>
      <w:bookmarkStart w:id="25" w:name="_Toc225953945"/>
      <w:r>
        <w:t xml:space="preserve">3.1 </w:t>
      </w:r>
      <w:r w:rsidR="00264AB5">
        <w:t>Création dossier pour que tout le monde a accès + partages</w:t>
      </w:r>
      <w:bookmarkEnd w:id="25"/>
      <w:r w:rsidR="00264AB5">
        <w:t xml:space="preserve"> </w:t>
      </w:r>
    </w:p>
    <w:p w:rsidR="00264AB5" w:rsidRDefault="00264AB5" w:rsidP="00264AB5">
      <w:pPr>
        <w:rPr>
          <w:rFonts w:cstheme="minorHAnsi"/>
          <w:color w:val="000000" w:themeColor="text1"/>
          <w:sz w:val="24"/>
        </w:rPr>
      </w:pPr>
      <w:r>
        <w:rPr>
          <w:rFonts w:cstheme="minorHAnsi"/>
          <w:color w:val="000000" w:themeColor="text1"/>
          <w:sz w:val="24"/>
        </w:rPr>
        <w:t xml:space="preserve">Maintenant, on va </w:t>
      </w:r>
      <w:r w:rsidR="00CE0347">
        <w:rPr>
          <w:rFonts w:cstheme="minorHAnsi"/>
          <w:color w:val="000000" w:themeColor="text1"/>
          <w:sz w:val="24"/>
        </w:rPr>
        <w:t>créer</w:t>
      </w:r>
      <w:r>
        <w:rPr>
          <w:rFonts w:cstheme="minorHAnsi"/>
          <w:color w:val="000000" w:themeColor="text1"/>
          <w:sz w:val="24"/>
        </w:rPr>
        <w:t xml:space="preserve"> le dossier </w:t>
      </w:r>
      <w:r w:rsidRPr="00661388">
        <w:rPr>
          <w:rFonts w:cstheme="minorHAnsi"/>
          <w:b/>
          <w:color w:val="000000" w:themeColor="text1"/>
          <w:sz w:val="24"/>
        </w:rPr>
        <w:t>Partages</w:t>
      </w:r>
      <w:r>
        <w:rPr>
          <w:rFonts w:cstheme="minorHAnsi"/>
          <w:color w:val="000000" w:themeColor="text1"/>
          <w:sz w:val="24"/>
        </w:rPr>
        <w:t xml:space="preserve"> dans C:/ et lui donner cette arborescence : </w:t>
      </w:r>
    </w:p>
    <w:p w:rsidR="00264AB5" w:rsidRPr="00B757A1" w:rsidRDefault="00264AB5" w:rsidP="00264AB5">
      <w:pPr>
        <w:rPr>
          <w:rFonts w:cstheme="minorHAnsi"/>
          <w:color w:val="000000" w:themeColor="text1"/>
          <w:sz w:val="24"/>
        </w:rPr>
      </w:pPr>
      <w:r w:rsidRPr="00B757A1">
        <w:rPr>
          <w:rFonts w:cstheme="minorHAnsi"/>
          <w:noProof/>
          <w:color w:val="000000" w:themeColor="text1"/>
          <w:sz w:val="24"/>
          <w:lang w:eastAsia="fr-FR"/>
        </w:rPr>
        <w:drawing>
          <wp:anchor distT="0" distB="0" distL="114300" distR="114300" simplePos="0" relativeHeight="251791360" behindDoc="1" locked="0" layoutInCell="1" allowOverlap="1" wp14:anchorId="4EB43F96" wp14:editId="73F83C6C">
            <wp:simplePos x="0" y="0"/>
            <wp:positionH relativeFrom="column">
              <wp:posOffset>1386078</wp:posOffset>
            </wp:positionH>
            <wp:positionV relativeFrom="paragraph">
              <wp:posOffset>77851</wp:posOffset>
            </wp:positionV>
            <wp:extent cx="1952552" cy="1306285"/>
            <wp:effectExtent l="0" t="0" r="0" b="8255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552" cy="130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4AB5" w:rsidRDefault="00264AB5" w:rsidP="00264AB5">
      <w:pPr>
        <w:rPr>
          <w:rFonts w:cstheme="minorHAnsi"/>
          <w:color w:val="171717" w:themeColor="background2" w:themeShade="1A"/>
          <w:sz w:val="40"/>
        </w:rPr>
      </w:pPr>
    </w:p>
    <w:p w:rsidR="00264AB5" w:rsidRDefault="00264AB5" w:rsidP="00264AB5">
      <w:pPr>
        <w:rPr>
          <w:rFonts w:cstheme="minorHAnsi"/>
          <w:color w:val="171717" w:themeColor="background2" w:themeShade="1A"/>
          <w:sz w:val="40"/>
        </w:rPr>
      </w:pPr>
    </w:p>
    <w:p w:rsidR="00264AB5" w:rsidRDefault="00264AB5" w:rsidP="00264AB5">
      <w:pPr>
        <w:rPr>
          <w:rFonts w:cstheme="minorHAnsi"/>
          <w:color w:val="171717" w:themeColor="background2" w:themeShade="1A"/>
          <w:sz w:val="40"/>
        </w:rPr>
      </w:pPr>
    </w:p>
    <w:p w:rsidR="00CE0347" w:rsidRDefault="00CE0347" w:rsidP="00264AB5">
      <w:pPr>
        <w:rPr>
          <w:rFonts w:cstheme="minorHAnsi"/>
          <w:color w:val="171717" w:themeColor="background2" w:themeShade="1A"/>
          <w:sz w:val="40"/>
        </w:rPr>
      </w:pPr>
    </w:p>
    <w:p w:rsidR="00903A95" w:rsidRDefault="00903A95" w:rsidP="00264AB5">
      <w:pPr>
        <w:rPr>
          <w:rFonts w:cstheme="minorHAnsi"/>
          <w:color w:val="171717" w:themeColor="background2" w:themeShade="1A"/>
          <w:sz w:val="40"/>
        </w:rPr>
      </w:pPr>
    </w:p>
    <w:p w:rsidR="00CE0347" w:rsidRDefault="00CE0347" w:rsidP="00264AB5">
      <w:pPr>
        <w:rPr>
          <w:rFonts w:cstheme="minorHAnsi"/>
          <w:color w:val="171717" w:themeColor="background2" w:themeShade="1A"/>
          <w:sz w:val="40"/>
        </w:rPr>
      </w:pPr>
    </w:p>
    <w:p w:rsidR="00CE0347" w:rsidRDefault="00264AB5" w:rsidP="00264AB5">
      <w:pPr>
        <w:rPr>
          <w:noProof/>
          <w:lang w:eastAsia="fr-FR"/>
        </w:rPr>
      </w:pPr>
      <w:r w:rsidRPr="00CB362C">
        <w:rPr>
          <w:noProof/>
          <w:lang w:eastAsia="fr-FR"/>
        </w:rPr>
        <w:drawing>
          <wp:anchor distT="0" distB="0" distL="114300" distR="114300" simplePos="0" relativeHeight="251799552" behindDoc="0" locked="0" layoutInCell="1" allowOverlap="1" wp14:anchorId="153300C2" wp14:editId="60B0E053">
            <wp:simplePos x="0" y="0"/>
            <wp:positionH relativeFrom="column">
              <wp:posOffset>4662805</wp:posOffset>
            </wp:positionH>
            <wp:positionV relativeFrom="paragraph">
              <wp:posOffset>461567</wp:posOffset>
            </wp:positionV>
            <wp:extent cx="1584000" cy="1986563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1986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1388">
        <w:rPr>
          <w:noProof/>
          <w:lang w:eastAsia="fr-FR"/>
        </w:rPr>
        <w:drawing>
          <wp:anchor distT="0" distB="0" distL="114300" distR="114300" simplePos="0" relativeHeight="251793408" behindDoc="1" locked="0" layoutInCell="1" allowOverlap="1" wp14:anchorId="7C9AC5C9" wp14:editId="58A2B6F7">
            <wp:simplePos x="0" y="0"/>
            <wp:positionH relativeFrom="margin">
              <wp:align>center</wp:align>
            </wp:positionH>
            <wp:positionV relativeFrom="paragraph">
              <wp:posOffset>611505</wp:posOffset>
            </wp:positionV>
            <wp:extent cx="1620520" cy="1671955"/>
            <wp:effectExtent l="0" t="0" r="0" b="4445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55200D0" wp14:editId="65F618A8">
                <wp:simplePos x="0" y="0"/>
                <wp:positionH relativeFrom="column">
                  <wp:posOffset>2558184</wp:posOffset>
                </wp:positionH>
                <wp:positionV relativeFrom="paragraph">
                  <wp:posOffset>1021600</wp:posOffset>
                </wp:positionV>
                <wp:extent cx="171566" cy="144087"/>
                <wp:effectExtent l="38100" t="0" r="19050" b="6604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566" cy="1440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B3DA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3" o:spid="_x0000_s1026" type="#_x0000_t32" style="position:absolute;margin-left:201.45pt;margin-top:80.45pt;width:13.5pt;height:11.35pt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" strokecolor="#c00000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color w:val="171717" w:themeColor="background2" w:themeShade="1A"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D1CD0DB" wp14:editId="458523A5">
                <wp:simplePos x="0" y="0"/>
                <wp:positionH relativeFrom="page">
                  <wp:posOffset>3574415</wp:posOffset>
                </wp:positionH>
                <wp:positionV relativeFrom="paragraph">
                  <wp:posOffset>821402</wp:posOffset>
                </wp:positionV>
                <wp:extent cx="1989667" cy="33020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667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4AB5" w:rsidRPr="00661388" w:rsidRDefault="00264AB5" w:rsidP="00264AB5">
                            <w:pPr>
                              <w:rPr>
                                <w:color w:val="C00000"/>
                                <w:sz w:val="16"/>
                                <w:szCs w:val="20"/>
                              </w:rPr>
                            </w:pPr>
                            <w:r w:rsidRPr="00661388">
                              <w:rPr>
                                <w:color w:val="C00000"/>
                                <w:sz w:val="16"/>
                                <w:szCs w:val="20"/>
                              </w:rPr>
                              <w:t xml:space="preserve">Pour le dossier Commun mettre : Commun                                          Pour le dossier </w:t>
                            </w:r>
                            <w:proofErr w:type="spellStart"/>
                            <w:r w:rsidRPr="00661388">
                              <w:rPr>
                                <w:color w:val="C00000"/>
                                <w:sz w:val="16"/>
                                <w:szCs w:val="20"/>
                              </w:rPr>
                              <w:t>Users</w:t>
                            </w:r>
                            <w:proofErr w:type="spellEnd"/>
                            <w:r w:rsidRPr="00661388">
                              <w:rPr>
                                <w:color w:val="C00000"/>
                                <w:sz w:val="16"/>
                                <w:szCs w:val="20"/>
                              </w:rPr>
                              <w:t xml:space="preserve"> mettre : </w:t>
                            </w:r>
                            <w:proofErr w:type="spellStart"/>
                            <w:r w:rsidRPr="00661388">
                              <w:rPr>
                                <w:color w:val="C00000"/>
                                <w:sz w:val="16"/>
                                <w:szCs w:val="20"/>
                              </w:rPr>
                              <w:t>Users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CD0DB" id="Zone de texte 14" o:spid="_x0000_s1058" type="#_x0000_t202" style="position:absolute;margin-left:281.45pt;margin-top:64.7pt;width:156.65pt;height:26pt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" filled="f" stroked="f" strokeweight=".5pt">
                <v:textbox>
                  <w:txbxContent>
                    <w:p w:rsidR="00264AB5" w:rsidRPr="00661388" w:rsidRDefault="00264AB5" w:rsidP="00264AB5">
                      <w:pPr>
                        <w:rPr>
                          <w:color w:val="C00000"/>
                          <w:sz w:val="16"/>
                          <w:szCs w:val="20"/>
                        </w:rPr>
                      </w:pPr>
                      <w:r w:rsidRPr="00661388">
                        <w:rPr>
                          <w:color w:val="C00000"/>
                          <w:sz w:val="16"/>
                          <w:szCs w:val="20"/>
                        </w:rPr>
                        <w:t xml:space="preserve">Pour le dossier Commun mettre : Commun                                          Pour le dossier </w:t>
                      </w:r>
                      <w:proofErr w:type="spellStart"/>
                      <w:r w:rsidRPr="00661388">
                        <w:rPr>
                          <w:color w:val="C00000"/>
                          <w:sz w:val="16"/>
                          <w:szCs w:val="20"/>
                        </w:rPr>
                        <w:t>Users</w:t>
                      </w:r>
                      <w:proofErr w:type="spellEnd"/>
                      <w:r w:rsidRPr="00661388">
                        <w:rPr>
                          <w:color w:val="C00000"/>
                          <w:sz w:val="16"/>
                          <w:szCs w:val="20"/>
                        </w:rPr>
                        <w:t xml:space="preserve"> mettre : </w:t>
                      </w:r>
                      <w:proofErr w:type="spellStart"/>
                      <w:r w:rsidRPr="00661388">
                        <w:rPr>
                          <w:color w:val="C00000"/>
                          <w:sz w:val="16"/>
                          <w:szCs w:val="20"/>
                        </w:rPr>
                        <w:t>Users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FB552BA" wp14:editId="0A335EA0">
                <wp:simplePos x="0" y="0"/>
                <wp:positionH relativeFrom="column">
                  <wp:posOffset>2097924</wp:posOffset>
                </wp:positionH>
                <wp:positionV relativeFrom="paragraph">
                  <wp:posOffset>761365</wp:posOffset>
                </wp:positionV>
                <wp:extent cx="127462" cy="138545"/>
                <wp:effectExtent l="0" t="0" r="25400" b="13970"/>
                <wp:wrapNone/>
                <wp:docPr id="15" name="El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62" cy="1385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7314AC" id="Ellipse 15" o:spid="_x0000_s1026" style="position:absolute;margin-left:165.2pt;margin-top:59.95pt;width:10.05pt;height:10.9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" filled="f" strokecolor="#c00000" strokeweight="1pt">
                <v:stroke joinstyle="miter"/>
              </v:oval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FC1C450" wp14:editId="779526FF">
                <wp:simplePos x="0" y="0"/>
                <wp:positionH relativeFrom="column">
                  <wp:posOffset>-7158</wp:posOffset>
                </wp:positionH>
                <wp:positionV relativeFrom="paragraph">
                  <wp:posOffset>1476317</wp:posOffset>
                </wp:positionV>
                <wp:extent cx="759229" cy="133004"/>
                <wp:effectExtent l="0" t="0" r="22225" b="19685"/>
                <wp:wrapNone/>
                <wp:docPr id="16" name="El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29" cy="13300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1083DE" id="Ellipse 16" o:spid="_x0000_s1026" style="position:absolute;margin-left:-.55pt;margin-top:116.25pt;width:59.8pt;height:10.4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" filled="f" strokecolor="#c00000" strokeweight="1pt">
                <v:stroke joinstyle="miter"/>
              </v:oval>
            </w:pict>
          </mc:Fallback>
        </mc:AlternateContent>
      </w:r>
      <w:r w:rsidRPr="00661388">
        <w:rPr>
          <w:noProof/>
          <w:lang w:eastAsia="fr-FR"/>
        </w:rPr>
        <w:drawing>
          <wp:anchor distT="0" distB="0" distL="114300" distR="114300" simplePos="0" relativeHeight="251794432" behindDoc="0" locked="0" layoutInCell="1" allowOverlap="1" wp14:anchorId="3006013E" wp14:editId="716A840F">
            <wp:simplePos x="0" y="0"/>
            <wp:positionH relativeFrom="margin">
              <wp:align>left</wp:align>
            </wp:positionH>
            <wp:positionV relativeFrom="paragraph">
              <wp:posOffset>567478</wp:posOffset>
            </wp:positionV>
            <wp:extent cx="1634066" cy="1637470"/>
            <wp:effectExtent l="0" t="0" r="4445" b="127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066" cy="163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color w:val="171717" w:themeColor="background2" w:themeShade="1A"/>
          <w:sz w:val="24"/>
        </w:rPr>
        <w:t xml:space="preserve">Maintenant, on va dans </w:t>
      </w:r>
      <w:r w:rsidRPr="00573095">
        <w:rPr>
          <w:rFonts w:cstheme="minorHAnsi"/>
          <w:b/>
          <w:i/>
          <w:color w:val="C00000"/>
          <w:sz w:val="24"/>
          <w:u w:val="single"/>
        </w:rPr>
        <w:t>Data</w:t>
      </w:r>
      <w:r>
        <w:rPr>
          <w:rFonts w:cstheme="minorHAnsi"/>
          <w:color w:val="C00000"/>
          <w:sz w:val="24"/>
        </w:rPr>
        <w:t>/</w:t>
      </w:r>
      <w:proofErr w:type="spellStart"/>
      <w:r>
        <w:rPr>
          <w:rFonts w:cstheme="minorHAnsi"/>
          <w:color w:val="C00000"/>
          <w:sz w:val="24"/>
        </w:rPr>
        <w:t>Users</w:t>
      </w:r>
      <w:proofErr w:type="spellEnd"/>
      <w:r>
        <w:rPr>
          <w:rFonts w:cstheme="minorHAnsi"/>
          <w:color w:val="C00000"/>
          <w:sz w:val="24"/>
        </w:rPr>
        <w:t>/Commun</w:t>
      </w:r>
      <w:r>
        <w:rPr>
          <w:rFonts w:cstheme="minorHAnsi"/>
          <w:color w:val="171717" w:themeColor="background2" w:themeShade="1A"/>
          <w:sz w:val="24"/>
        </w:rPr>
        <w:t>-&gt; Propriétés -&gt; Partage -&gt; Partages avancé et on le partage en lui donnant comme nom «  Data </w:t>
      </w:r>
      <w:proofErr w:type="gramStart"/>
      <w:r>
        <w:rPr>
          <w:rFonts w:cstheme="minorHAnsi"/>
          <w:color w:val="171717" w:themeColor="background2" w:themeShade="1A"/>
          <w:sz w:val="24"/>
        </w:rPr>
        <w:t>»</w:t>
      </w:r>
      <w:r w:rsidRPr="00B757A1">
        <w:rPr>
          <w:noProof/>
          <w:lang w:eastAsia="fr-FR"/>
        </w:rPr>
        <w:t xml:space="preserve"> </w:t>
      </w:r>
      <w:r>
        <w:rPr>
          <w:noProof/>
          <w:lang w:eastAsia="fr-FR"/>
        </w:rPr>
        <w:t>,</w:t>
      </w:r>
      <w:proofErr w:type="gramEnd"/>
      <w:r>
        <w:rPr>
          <w:noProof/>
          <w:lang w:eastAsia="fr-FR"/>
        </w:rPr>
        <w:t xml:space="preserve"> « Commun », « Users »</w:t>
      </w:r>
      <w:r>
        <w:rPr>
          <w:noProof/>
          <w:lang w:eastAsia="fr-FR"/>
        </w:rPr>
        <w:tab/>
      </w:r>
    </w:p>
    <w:p w:rsidR="00264AB5" w:rsidRDefault="00CE0347" w:rsidP="00264AB5">
      <w:pPr>
        <w:rPr>
          <w:noProof/>
          <w:lang w:eastAsia="fr-FR"/>
        </w:rPr>
      </w:pPr>
      <w:r>
        <w:rPr>
          <w:rFonts w:cstheme="minorHAnsi"/>
          <w:noProof/>
          <w:color w:val="171717" w:themeColor="background2" w:themeShade="1A"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E5919CE" wp14:editId="5B3FAC1B">
                <wp:simplePos x="0" y="0"/>
                <wp:positionH relativeFrom="page">
                  <wp:posOffset>5643632</wp:posOffset>
                </wp:positionH>
                <wp:positionV relativeFrom="paragraph">
                  <wp:posOffset>1311523</wp:posOffset>
                </wp:positionV>
                <wp:extent cx="1547446" cy="386861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7446" cy="3868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4AB5" w:rsidRPr="00CB362C" w:rsidRDefault="00264AB5" w:rsidP="00264AB5">
                            <w:pPr>
                              <w:rPr>
                                <w:color w:val="C00000"/>
                                <w:sz w:val="12"/>
                                <w:szCs w:val="20"/>
                              </w:rPr>
                            </w:pPr>
                            <w:r w:rsidRPr="00CB362C">
                              <w:rPr>
                                <w:color w:val="C00000"/>
                                <w:sz w:val="12"/>
                                <w:szCs w:val="20"/>
                              </w:rPr>
                              <w:t xml:space="preserve">Pour le tout le monde : Modifier et lecture Pour </w:t>
                            </w:r>
                            <w:proofErr w:type="spellStart"/>
                            <w:r w:rsidRPr="00CB362C">
                              <w:rPr>
                                <w:color w:val="C00000"/>
                                <w:sz w:val="12"/>
                                <w:szCs w:val="20"/>
                              </w:rPr>
                              <w:t>administrators</w:t>
                            </w:r>
                            <w:proofErr w:type="spellEnd"/>
                            <w:r w:rsidRPr="00CB362C">
                              <w:rPr>
                                <w:color w:val="C00000"/>
                                <w:sz w:val="12"/>
                                <w:szCs w:val="20"/>
                              </w:rPr>
                              <w:t xml:space="preserve"> : Contrôle total                     </w:t>
                            </w:r>
                            <w:r>
                              <w:rPr>
                                <w:color w:val="C00000"/>
                                <w:sz w:val="12"/>
                                <w:szCs w:val="20"/>
                              </w:rPr>
                              <w:t xml:space="preserve">                      </w:t>
                            </w:r>
                            <w:r w:rsidRPr="00CB362C">
                              <w:rPr>
                                <w:color w:val="C00000"/>
                                <w:sz w:val="12"/>
                                <w:szCs w:val="20"/>
                              </w:rPr>
                              <w:t xml:space="preserve"> Pour </w:t>
                            </w:r>
                            <w:proofErr w:type="spellStart"/>
                            <w:r w:rsidRPr="00CB362C">
                              <w:rPr>
                                <w:color w:val="C00000"/>
                                <w:sz w:val="12"/>
                                <w:szCs w:val="20"/>
                              </w:rPr>
                              <w:t>BackupPc</w:t>
                            </w:r>
                            <w:proofErr w:type="spellEnd"/>
                            <w:r w:rsidRPr="00CB362C">
                              <w:rPr>
                                <w:color w:val="C00000"/>
                                <w:sz w:val="12"/>
                                <w:szCs w:val="20"/>
                              </w:rPr>
                              <w:t xml:space="preserve"> : </w:t>
                            </w:r>
                            <w:proofErr w:type="spellStart"/>
                            <w:r w:rsidRPr="00CB362C">
                              <w:rPr>
                                <w:color w:val="C00000"/>
                                <w:sz w:val="12"/>
                                <w:szCs w:val="20"/>
                              </w:rPr>
                              <w:t>Modifer</w:t>
                            </w:r>
                            <w:proofErr w:type="spellEnd"/>
                            <w:r w:rsidRPr="00CB362C">
                              <w:rPr>
                                <w:color w:val="C00000"/>
                                <w:sz w:val="12"/>
                                <w:szCs w:val="20"/>
                              </w:rPr>
                              <w:t xml:space="preserve"> et lecture</w:t>
                            </w:r>
                          </w:p>
                          <w:p w:rsidR="00264AB5" w:rsidRPr="00CB362C" w:rsidRDefault="00264AB5" w:rsidP="00264AB5">
                            <w:pPr>
                              <w:rPr>
                                <w:color w:val="C00000"/>
                                <w:sz w:val="12"/>
                                <w:szCs w:val="20"/>
                              </w:rPr>
                            </w:pPr>
                            <w:r w:rsidRPr="00CB362C">
                              <w:rPr>
                                <w:color w:val="C00000"/>
                                <w:sz w:val="12"/>
                                <w:szCs w:val="20"/>
                              </w:rPr>
                              <w:t xml:space="preserve">                                          Pour le dossier </w:t>
                            </w:r>
                            <w:proofErr w:type="spellStart"/>
                            <w:r w:rsidRPr="00CB362C">
                              <w:rPr>
                                <w:color w:val="C00000"/>
                                <w:sz w:val="12"/>
                                <w:szCs w:val="20"/>
                              </w:rPr>
                              <w:t>Users</w:t>
                            </w:r>
                            <w:proofErr w:type="spellEnd"/>
                            <w:r w:rsidRPr="00CB362C">
                              <w:rPr>
                                <w:color w:val="C00000"/>
                                <w:sz w:val="12"/>
                                <w:szCs w:val="20"/>
                              </w:rPr>
                              <w:t xml:space="preserve"> mettre : </w:t>
                            </w:r>
                            <w:proofErr w:type="spellStart"/>
                            <w:r w:rsidRPr="00CB362C">
                              <w:rPr>
                                <w:color w:val="C00000"/>
                                <w:sz w:val="12"/>
                                <w:szCs w:val="20"/>
                              </w:rPr>
                              <w:t>Users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919CE" id="Zone de texte 17" o:spid="_x0000_s1059" type="#_x0000_t202" style="position:absolute;margin-left:444.4pt;margin-top:103.25pt;width:121.85pt;height:30.45pt;z-index:251800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" filled="f" stroked="f" strokeweight=".5pt">
                <v:textbox>
                  <w:txbxContent>
                    <w:p w:rsidR="00264AB5" w:rsidRPr="00CB362C" w:rsidRDefault="00264AB5" w:rsidP="00264AB5">
                      <w:pPr>
                        <w:rPr>
                          <w:color w:val="C00000"/>
                          <w:sz w:val="12"/>
                          <w:szCs w:val="20"/>
                        </w:rPr>
                      </w:pPr>
                      <w:r w:rsidRPr="00CB362C">
                        <w:rPr>
                          <w:color w:val="C00000"/>
                          <w:sz w:val="12"/>
                          <w:szCs w:val="20"/>
                        </w:rPr>
                        <w:t xml:space="preserve">Pour le tout le monde : Modifier et lecture Pour </w:t>
                      </w:r>
                      <w:proofErr w:type="spellStart"/>
                      <w:r w:rsidRPr="00CB362C">
                        <w:rPr>
                          <w:color w:val="C00000"/>
                          <w:sz w:val="12"/>
                          <w:szCs w:val="20"/>
                        </w:rPr>
                        <w:t>administrators</w:t>
                      </w:r>
                      <w:proofErr w:type="spellEnd"/>
                      <w:r w:rsidRPr="00CB362C">
                        <w:rPr>
                          <w:color w:val="C00000"/>
                          <w:sz w:val="12"/>
                          <w:szCs w:val="20"/>
                        </w:rPr>
                        <w:t xml:space="preserve"> : Contrôle total                     </w:t>
                      </w:r>
                      <w:r>
                        <w:rPr>
                          <w:color w:val="C00000"/>
                          <w:sz w:val="12"/>
                          <w:szCs w:val="20"/>
                        </w:rPr>
                        <w:t xml:space="preserve">                      </w:t>
                      </w:r>
                      <w:r w:rsidRPr="00CB362C">
                        <w:rPr>
                          <w:color w:val="C00000"/>
                          <w:sz w:val="12"/>
                          <w:szCs w:val="20"/>
                        </w:rPr>
                        <w:t xml:space="preserve"> Pour </w:t>
                      </w:r>
                      <w:proofErr w:type="spellStart"/>
                      <w:r w:rsidRPr="00CB362C">
                        <w:rPr>
                          <w:color w:val="C00000"/>
                          <w:sz w:val="12"/>
                          <w:szCs w:val="20"/>
                        </w:rPr>
                        <w:t>BackupPc</w:t>
                      </w:r>
                      <w:proofErr w:type="spellEnd"/>
                      <w:r w:rsidRPr="00CB362C">
                        <w:rPr>
                          <w:color w:val="C00000"/>
                          <w:sz w:val="12"/>
                          <w:szCs w:val="20"/>
                        </w:rPr>
                        <w:t xml:space="preserve"> : </w:t>
                      </w:r>
                      <w:proofErr w:type="spellStart"/>
                      <w:r w:rsidRPr="00CB362C">
                        <w:rPr>
                          <w:color w:val="C00000"/>
                          <w:sz w:val="12"/>
                          <w:szCs w:val="20"/>
                        </w:rPr>
                        <w:t>Modifer</w:t>
                      </w:r>
                      <w:proofErr w:type="spellEnd"/>
                      <w:r w:rsidRPr="00CB362C">
                        <w:rPr>
                          <w:color w:val="C00000"/>
                          <w:sz w:val="12"/>
                          <w:szCs w:val="20"/>
                        </w:rPr>
                        <w:t xml:space="preserve"> et lecture</w:t>
                      </w:r>
                    </w:p>
                    <w:p w:rsidR="00264AB5" w:rsidRPr="00CB362C" w:rsidRDefault="00264AB5" w:rsidP="00264AB5">
                      <w:pPr>
                        <w:rPr>
                          <w:color w:val="C00000"/>
                          <w:sz w:val="12"/>
                          <w:szCs w:val="20"/>
                        </w:rPr>
                      </w:pPr>
                      <w:r w:rsidRPr="00CB362C">
                        <w:rPr>
                          <w:color w:val="C00000"/>
                          <w:sz w:val="12"/>
                          <w:szCs w:val="20"/>
                        </w:rPr>
                        <w:t xml:space="preserve">                                          Pour le dossier </w:t>
                      </w:r>
                      <w:proofErr w:type="spellStart"/>
                      <w:r w:rsidRPr="00CB362C">
                        <w:rPr>
                          <w:color w:val="C00000"/>
                          <w:sz w:val="12"/>
                          <w:szCs w:val="20"/>
                        </w:rPr>
                        <w:t>Users</w:t>
                      </w:r>
                      <w:proofErr w:type="spellEnd"/>
                      <w:r w:rsidRPr="00CB362C">
                        <w:rPr>
                          <w:color w:val="C00000"/>
                          <w:sz w:val="12"/>
                          <w:szCs w:val="20"/>
                        </w:rPr>
                        <w:t xml:space="preserve"> mettre : </w:t>
                      </w:r>
                      <w:proofErr w:type="spellStart"/>
                      <w:r w:rsidRPr="00CB362C">
                        <w:rPr>
                          <w:color w:val="C00000"/>
                          <w:sz w:val="12"/>
                          <w:szCs w:val="20"/>
                        </w:rPr>
                        <w:t>Users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sym w:font="Wingdings" w:char="F0E0"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  <w:t xml:space="preserve">        </w:t>
      </w:r>
      <w:r w:rsidR="00264AB5">
        <w:rPr>
          <w:noProof/>
          <w:lang w:eastAsia="fr-FR"/>
        </w:rPr>
        <w:sym w:font="Wingdings" w:char="F0E0"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</w:r>
      <w:r w:rsidR="00264AB5">
        <w:rPr>
          <w:noProof/>
          <w:lang w:eastAsia="fr-FR"/>
        </w:rPr>
        <w:tab/>
        <w:t xml:space="preserve">                                                                                        </w:t>
      </w:r>
    </w:p>
    <w:p w:rsidR="00264AB5" w:rsidRDefault="00CE0347" w:rsidP="00264AB5">
      <w:pPr>
        <w:rPr>
          <w:noProof/>
          <w:lang w:eastAsia="fr-FR"/>
        </w:rPr>
      </w:pPr>
      <w:r>
        <w:rPr>
          <w:rFonts w:cstheme="minorHAnsi"/>
          <w:noProof/>
          <w:color w:val="171717" w:themeColor="background2" w:themeShade="1A"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4BA7175" wp14:editId="6F9F73B0">
                <wp:simplePos x="0" y="0"/>
                <wp:positionH relativeFrom="margin">
                  <wp:posOffset>2147073</wp:posOffset>
                </wp:positionH>
                <wp:positionV relativeFrom="paragraph">
                  <wp:posOffset>104361</wp:posOffset>
                </wp:positionV>
                <wp:extent cx="1679171" cy="210473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171" cy="2104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4AB5" w:rsidRPr="00CB362C" w:rsidRDefault="00264AB5" w:rsidP="00264AB5">
                            <w:pPr>
                              <w:rPr>
                                <w:rFonts w:cstheme="minorHAnsi"/>
                                <w:color w:val="C00000"/>
                                <w:sz w:val="10"/>
                                <w:szCs w:val="16"/>
                              </w:rPr>
                            </w:pPr>
                            <w:r w:rsidRPr="00CB362C">
                              <w:rPr>
                                <w:rFonts w:cstheme="minorHAnsi"/>
                                <w:noProof/>
                                <w:color w:val="C00000"/>
                                <w:sz w:val="10"/>
                                <w:szCs w:val="16"/>
                                <w:lang w:eastAsia="fr-FR"/>
                              </w:rPr>
                              <w:t>Ensuite cliquer sur « autorisations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A7175" id="Zone de texte 18" o:spid="_x0000_s1060" type="#_x0000_t202" style="position:absolute;margin-left:169.05pt;margin-top:8.2pt;width:132.2pt;height:16.55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" filled="f" stroked="f" strokeweight=".5pt">
                <v:textbox>
                  <w:txbxContent>
                    <w:p w:rsidR="00264AB5" w:rsidRPr="00CB362C" w:rsidRDefault="00264AB5" w:rsidP="00264AB5">
                      <w:pPr>
                        <w:rPr>
                          <w:rFonts w:cstheme="minorHAnsi"/>
                          <w:color w:val="C00000"/>
                          <w:sz w:val="10"/>
                          <w:szCs w:val="16"/>
                        </w:rPr>
                      </w:pPr>
                      <w:r w:rsidRPr="00CB362C">
                        <w:rPr>
                          <w:rFonts w:cstheme="minorHAnsi"/>
                          <w:noProof/>
                          <w:color w:val="C00000"/>
                          <w:sz w:val="10"/>
                          <w:szCs w:val="16"/>
                          <w:lang w:eastAsia="fr-FR"/>
                        </w:rPr>
                        <w:t>Ensuite cliquer sur « autorisations 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4AB5">
        <w:rPr>
          <w:noProof/>
          <w:lang w:eastAsia="fr-FR"/>
        </w:rPr>
        <w:tab/>
      </w:r>
    </w:p>
    <w:p w:rsidR="00264AB5" w:rsidRDefault="00264AB5" w:rsidP="00264AB5">
      <w:pPr>
        <w:rPr>
          <w:noProof/>
          <w:lang w:eastAsia="fr-FR"/>
        </w:rPr>
      </w:pPr>
    </w:p>
    <w:p w:rsidR="00264AB5" w:rsidRDefault="00264AB5" w:rsidP="00264AB5">
      <w:pPr>
        <w:rPr>
          <w:rFonts w:cstheme="minorHAnsi"/>
          <w:color w:val="171717" w:themeColor="background2" w:themeShade="1A"/>
          <w:sz w:val="24"/>
        </w:rPr>
      </w:pPr>
    </w:p>
    <w:p w:rsidR="00264AB5" w:rsidRDefault="00264AB5" w:rsidP="00264AB5">
      <w:pPr>
        <w:rPr>
          <w:rFonts w:cstheme="minorHAnsi"/>
          <w:color w:val="171717" w:themeColor="background2" w:themeShade="1A"/>
          <w:sz w:val="24"/>
        </w:rPr>
      </w:pPr>
      <w:r w:rsidRPr="00CB362C">
        <w:rPr>
          <w:rFonts w:cstheme="minorHAnsi"/>
          <w:noProof/>
          <w:color w:val="171717" w:themeColor="background2" w:themeShade="1A"/>
          <w:sz w:val="24"/>
          <w:lang w:eastAsia="fr-FR"/>
        </w:rPr>
        <w:drawing>
          <wp:anchor distT="0" distB="0" distL="114300" distR="114300" simplePos="0" relativeHeight="251801600" behindDoc="0" locked="0" layoutInCell="1" allowOverlap="1" wp14:anchorId="53260D24" wp14:editId="75D2EEA0">
            <wp:simplePos x="0" y="0"/>
            <wp:positionH relativeFrom="margin">
              <wp:posOffset>3003338</wp:posOffset>
            </wp:positionH>
            <wp:positionV relativeFrom="paragraph">
              <wp:posOffset>49953</wp:posOffset>
            </wp:positionV>
            <wp:extent cx="1938867" cy="1963410"/>
            <wp:effectExtent l="114300" t="114300" r="99695" b="151765"/>
            <wp:wrapNone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867" cy="19634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4AB5" w:rsidRDefault="00264AB5" w:rsidP="00264AB5">
      <w:pPr>
        <w:rPr>
          <w:rFonts w:cstheme="minorHAnsi"/>
          <w:color w:val="171717" w:themeColor="background2" w:themeShade="1A"/>
          <w:sz w:val="24"/>
        </w:rPr>
      </w:pPr>
      <w:proofErr w:type="gramStart"/>
      <w:r>
        <w:rPr>
          <w:rFonts w:cstheme="minorHAnsi"/>
          <w:color w:val="171717" w:themeColor="background2" w:themeShade="1A"/>
          <w:sz w:val="24"/>
        </w:rPr>
        <w:t>et</w:t>
      </w:r>
      <w:proofErr w:type="gramEnd"/>
      <w:r>
        <w:rPr>
          <w:rFonts w:cstheme="minorHAnsi"/>
          <w:color w:val="171717" w:themeColor="background2" w:themeShade="1A"/>
          <w:sz w:val="24"/>
        </w:rPr>
        <w:t xml:space="preserve"> maintenant dans sécurité -&gt; on met :</w:t>
      </w:r>
      <w:r w:rsidRPr="00CB362C">
        <w:rPr>
          <w:rFonts w:cstheme="minorHAnsi"/>
          <w:color w:val="171717" w:themeColor="background2" w:themeShade="1A"/>
          <w:sz w:val="24"/>
        </w:rPr>
        <w:t xml:space="preserve"> </w:t>
      </w:r>
    </w:p>
    <w:p w:rsidR="00264AB5" w:rsidRDefault="00264AB5" w:rsidP="00264AB5">
      <w:pPr>
        <w:rPr>
          <w:rFonts w:cstheme="minorHAnsi"/>
          <w:color w:val="171717" w:themeColor="background2" w:themeShade="1A"/>
          <w:sz w:val="24"/>
        </w:rPr>
      </w:pPr>
      <w:r>
        <w:rPr>
          <w:rFonts w:cstheme="minorHAnsi"/>
          <w:color w:val="171717" w:themeColor="background2" w:themeShade="1A"/>
          <w:sz w:val="24"/>
        </w:rPr>
        <w:t xml:space="preserve"> </w:t>
      </w:r>
      <w:proofErr w:type="spellStart"/>
      <w:r>
        <w:rPr>
          <w:rFonts w:cstheme="minorHAnsi"/>
          <w:color w:val="171717" w:themeColor="background2" w:themeShade="1A"/>
          <w:sz w:val="24"/>
        </w:rPr>
        <w:t>UtilisInfotools</w:t>
      </w:r>
      <w:proofErr w:type="spellEnd"/>
      <w:r>
        <w:rPr>
          <w:rFonts w:cstheme="minorHAnsi"/>
          <w:color w:val="171717" w:themeColor="background2" w:themeShade="1A"/>
          <w:sz w:val="24"/>
        </w:rPr>
        <w:t xml:space="preserve"> en : modification et lecture</w:t>
      </w:r>
    </w:p>
    <w:p w:rsidR="00264AB5" w:rsidRDefault="00264AB5" w:rsidP="00264AB5">
      <w:pPr>
        <w:rPr>
          <w:rFonts w:cstheme="minorHAnsi"/>
          <w:color w:val="171717" w:themeColor="background2" w:themeShade="1A"/>
          <w:sz w:val="24"/>
        </w:rPr>
      </w:pPr>
      <w:proofErr w:type="spellStart"/>
      <w:r>
        <w:rPr>
          <w:rFonts w:cstheme="minorHAnsi"/>
          <w:color w:val="171717" w:themeColor="background2" w:themeShade="1A"/>
          <w:sz w:val="24"/>
        </w:rPr>
        <w:t>Administrators</w:t>
      </w:r>
      <w:proofErr w:type="spellEnd"/>
      <w:r>
        <w:rPr>
          <w:rFonts w:cstheme="minorHAnsi"/>
          <w:color w:val="171717" w:themeColor="background2" w:themeShade="1A"/>
          <w:sz w:val="24"/>
        </w:rPr>
        <w:t xml:space="preserve"> en : contrôle totale </w:t>
      </w:r>
    </w:p>
    <w:p w:rsidR="00264AB5" w:rsidRDefault="00264AB5" w:rsidP="00264AB5">
      <w:pPr>
        <w:rPr>
          <w:rFonts w:cstheme="minorHAnsi"/>
          <w:color w:val="171717" w:themeColor="background2" w:themeShade="1A"/>
          <w:sz w:val="24"/>
        </w:rPr>
      </w:pPr>
      <w:proofErr w:type="spellStart"/>
      <w:r>
        <w:rPr>
          <w:rFonts w:cstheme="minorHAnsi"/>
          <w:color w:val="171717" w:themeColor="background2" w:themeShade="1A"/>
          <w:sz w:val="24"/>
        </w:rPr>
        <w:t>Backuppc</w:t>
      </w:r>
      <w:proofErr w:type="spellEnd"/>
      <w:r>
        <w:rPr>
          <w:rFonts w:cstheme="minorHAnsi"/>
          <w:color w:val="171717" w:themeColor="background2" w:themeShade="1A"/>
          <w:sz w:val="24"/>
        </w:rPr>
        <w:t xml:space="preserve"> : en modification et lecture </w:t>
      </w:r>
    </w:p>
    <w:p w:rsidR="00264AB5" w:rsidRDefault="00264AB5" w:rsidP="00264AB5">
      <w:pPr>
        <w:rPr>
          <w:rFonts w:cstheme="minorHAnsi"/>
          <w:color w:val="171717" w:themeColor="background2" w:themeShade="1A"/>
          <w:sz w:val="24"/>
        </w:rPr>
      </w:pPr>
    </w:p>
    <w:p w:rsidR="00264AB5" w:rsidRDefault="00264AB5" w:rsidP="00264AB5"/>
    <w:p w:rsidR="00264AB5" w:rsidRDefault="008944A7" w:rsidP="00264AB5">
      <w:pPr>
        <w:pStyle w:val="Titre2"/>
      </w:pPr>
      <w:bookmarkStart w:id="26" w:name="_Toc225953946"/>
      <w:r>
        <w:t xml:space="preserve">3.2 </w:t>
      </w:r>
      <w:r w:rsidR="00264AB5">
        <w:t>Partages pour lecteur réseau personnel</w:t>
      </w:r>
      <w:bookmarkEnd w:id="26"/>
    </w:p>
    <w:p w:rsidR="00264AB5" w:rsidRDefault="00264AB5" w:rsidP="00264AB5"/>
    <w:p w:rsidR="00264AB5" w:rsidRPr="00F95771" w:rsidRDefault="00264AB5" w:rsidP="00264AB5"/>
    <w:p w:rsidR="00264AB5" w:rsidRDefault="00264AB5" w:rsidP="00264AB5">
      <w:r w:rsidRPr="00F95771">
        <w:rPr>
          <w:noProof/>
          <w:lang w:eastAsia="fr-FR"/>
        </w:rPr>
        <w:drawing>
          <wp:anchor distT="0" distB="0" distL="114300" distR="114300" simplePos="0" relativeHeight="251802624" behindDoc="1" locked="0" layoutInCell="1" allowOverlap="1" wp14:anchorId="38195415" wp14:editId="3EBB6918">
            <wp:simplePos x="0" y="0"/>
            <wp:positionH relativeFrom="column">
              <wp:posOffset>668655</wp:posOffset>
            </wp:positionH>
            <wp:positionV relativeFrom="paragraph">
              <wp:posOffset>271813</wp:posOffset>
            </wp:positionV>
            <wp:extent cx="2476500" cy="3733800"/>
            <wp:effectExtent l="0" t="0" r="0" b="0"/>
            <wp:wrapNone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On va dans le dossier </w:t>
      </w:r>
      <w:proofErr w:type="spellStart"/>
      <w:r>
        <w:t>Users</w:t>
      </w:r>
      <w:proofErr w:type="spellEnd"/>
      <w:r>
        <w:t>, et on fait un clic droit sur le dossier d’un utilisateur et on clique sur propriété :</w:t>
      </w:r>
    </w:p>
    <w:p w:rsidR="00264AB5" w:rsidRDefault="00264AB5" w:rsidP="00264AB5"/>
    <w:p w:rsidR="00264AB5" w:rsidRDefault="00264AB5" w:rsidP="00264AB5"/>
    <w:p w:rsidR="00264AB5" w:rsidRDefault="00264AB5" w:rsidP="00264AB5"/>
    <w:p w:rsidR="00264AB5" w:rsidRDefault="00264AB5" w:rsidP="00264AB5"/>
    <w:p w:rsidR="00264AB5" w:rsidRDefault="00264AB5" w:rsidP="00264AB5"/>
    <w:p w:rsidR="00264AB5" w:rsidRDefault="00264AB5" w:rsidP="00264AB5"/>
    <w:p w:rsidR="00264AB5" w:rsidRDefault="00264AB5" w:rsidP="00264AB5"/>
    <w:p w:rsidR="00264AB5" w:rsidRDefault="00264AB5" w:rsidP="00264AB5">
      <w:r>
        <w:t xml:space="preserve"> </w:t>
      </w:r>
    </w:p>
    <w:p w:rsidR="00264AB5" w:rsidRDefault="00264AB5" w:rsidP="00264AB5"/>
    <w:p w:rsidR="00264AB5" w:rsidRDefault="00264AB5" w:rsidP="00264AB5"/>
    <w:p w:rsidR="00CE0347" w:rsidRDefault="00CE0347" w:rsidP="00264AB5">
      <w:r>
        <w:t xml:space="preserve">Et on fait en sorte que ça soit que </w:t>
      </w:r>
      <w:proofErr w:type="spellStart"/>
      <w:r>
        <w:t>backuppc</w:t>
      </w:r>
      <w:proofErr w:type="spellEnd"/>
      <w:r>
        <w:t>, les administrateurs et l’</w:t>
      </w:r>
      <w:proofErr w:type="spellStart"/>
      <w:r>
        <w:t>utilisatur</w:t>
      </w:r>
      <w:proofErr w:type="spellEnd"/>
      <w:r>
        <w:t xml:space="preserve"> lui-même qui ont le droit sur le dossier </w:t>
      </w:r>
    </w:p>
    <w:p w:rsidR="00264AB5" w:rsidRDefault="00264AB5" w:rsidP="00264AB5"/>
    <w:p w:rsidR="00264AB5" w:rsidRDefault="00264AB5" w:rsidP="00264AB5"/>
    <w:p w:rsidR="00264AB5" w:rsidRDefault="00264AB5" w:rsidP="00264AB5"/>
    <w:p w:rsidR="00264AB5" w:rsidRPr="00F95771" w:rsidRDefault="00264AB5" w:rsidP="00264AB5"/>
    <w:p w:rsidR="00264AB5" w:rsidRDefault="008944A7" w:rsidP="00264AB5">
      <w:pPr>
        <w:pStyle w:val="Titre2"/>
      </w:pPr>
      <w:bookmarkStart w:id="27" w:name="_Toc225953947"/>
      <w:r>
        <w:t xml:space="preserve">3.3 </w:t>
      </w:r>
      <w:proofErr w:type="spellStart"/>
      <w:r w:rsidR="00264AB5">
        <w:t>Gpo</w:t>
      </w:r>
      <w:proofErr w:type="spellEnd"/>
      <w:r w:rsidR="00264AB5">
        <w:t xml:space="preserve"> pour lecteur réseau</w:t>
      </w:r>
      <w:bookmarkEnd w:id="27"/>
    </w:p>
    <w:p w:rsidR="00264AB5" w:rsidRDefault="00264AB5" w:rsidP="00264AB5">
      <w:pPr>
        <w:rPr>
          <w:rFonts w:cstheme="minorHAnsi"/>
          <w:color w:val="000000" w:themeColor="text1"/>
          <w:sz w:val="28"/>
        </w:rPr>
      </w:pPr>
      <w:r w:rsidRPr="004969E7">
        <w:rPr>
          <w:rFonts w:cstheme="minorHAnsi"/>
          <w:noProof/>
          <w:color w:val="000000" w:themeColor="text1"/>
          <w:sz w:val="28"/>
          <w:lang w:eastAsia="fr-FR"/>
        </w:rPr>
        <w:drawing>
          <wp:anchor distT="0" distB="0" distL="114300" distR="114300" simplePos="0" relativeHeight="251785216" behindDoc="0" locked="0" layoutInCell="1" allowOverlap="1" wp14:anchorId="36BB91CA" wp14:editId="54D4C494">
            <wp:simplePos x="0" y="0"/>
            <wp:positionH relativeFrom="column">
              <wp:posOffset>685744</wp:posOffset>
            </wp:positionH>
            <wp:positionV relativeFrom="paragraph">
              <wp:posOffset>317243</wp:posOffset>
            </wp:positionV>
            <wp:extent cx="4629785" cy="714375"/>
            <wp:effectExtent l="0" t="0" r="0" b="9525"/>
            <wp:wrapNone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color w:val="000000" w:themeColor="text1"/>
          <w:sz w:val="28"/>
        </w:rPr>
        <w:t xml:space="preserve">On va d’abord crée le lecteur réseau des </w:t>
      </w:r>
      <w:proofErr w:type="spellStart"/>
      <w:r>
        <w:rPr>
          <w:rFonts w:cstheme="minorHAnsi"/>
          <w:color w:val="000000" w:themeColor="text1"/>
          <w:sz w:val="28"/>
        </w:rPr>
        <w:t>dévéloppeurs</w:t>
      </w:r>
      <w:proofErr w:type="spellEnd"/>
      <w:r>
        <w:rPr>
          <w:rFonts w:cstheme="minorHAnsi"/>
          <w:color w:val="000000" w:themeColor="text1"/>
          <w:sz w:val="28"/>
        </w:rPr>
        <w:t xml:space="preserve"> </w:t>
      </w:r>
      <w:proofErr w:type="gramStart"/>
      <w:r>
        <w:rPr>
          <w:rFonts w:cstheme="minorHAnsi"/>
          <w:color w:val="000000" w:themeColor="text1"/>
          <w:sz w:val="28"/>
        </w:rPr>
        <w:t>( un</w:t>
      </w:r>
      <w:proofErr w:type="gramEnd"/>
      <w:r>
        <w:rPr>
          <w:rFonts w:cstheme="minorHAnsi"/>
          <w:color w:val="000000" w:themeColor="text1"/>
          <w:sz w:val="28"/>
        </w:rPr>
        <w:t xml:space="preserve"> commun et un privée) : </w:t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</w:p>
    <w:p w:rsidR="00264AB5" w:rsidRDefault="00264AB5" w:rsidP="00264AB5">
      <w:pPr>
        <w:rPr>
          <w:rFonts w:cstheme="minorHAnsi"/>
          <w:color w:val="000000" w:themeColor="text1"/>
          <w:sz w:val="28"/>
        </w:rPr>
      </w:pPr>
      <w:r w:rsidRPr="004969E7">
        <w:rPr>
          <w:rFonts w:cstheme="minorHAnsi"/>
          <w:noProof/>
          <w:color w:val="000000" w:themeColor="text1"/>
          <w:sz w:val="28"/>
          <w:lang w:eastAsia="fr-FR"/>
        </w:rPr>
        <w:drawing>
          <wp:anchor distT="0" distB="0" distL="114300" distR="114300" simplePos="0" relativeHeight="251786240" behindDoc="0" locked="0" layoutInCell="1" allowOverlap="1" wp14:anchorId="01864593" wp14:editId="1727C9C8">
            <wp:simplePos x="0" y="0"/>
            <wp:positionH relativeFrom="column">
              <wp:posOffset>1229457</wp:posOffset>
            </wp:positionH>
            <wp:positionV relativeFrom="paragraph">
              <wp:posOffset>387045</wp:posOffset>
            </wp:positionV>
            <wp:extent cx="1857634" cy="409632"/>
            <wp:effectExtent l="0" t="0" r="9525" b="9525"/>
            <wp:wrapNone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color w:val="000000" w:themeColor="text1"/>
          <w:sz w:val="28"/>
        </w:rPr>
        <w:t xml:space="preserve">On va </w:t>
      </w:r>
      <w:proofErr w:type="spellStart"/>
      <w:r>
        <w:rPr>
          <w:rFonts w:cstheme="minorHAnsi"/>
          <w:color w:val="000000" w:themeColor="text1"/>
          <w:sz w:val="28"/>
        </w:rPr>
        <w:t>crée</w:t>
      </w:r>
      <w:proofErr w:type="spellEnd"/>
      <w:r>
        <w:rPr>
          <w:rFonts w:cstheme="minorHAnsi"/>
          <w:color w:val="000000" w:themeColor="text1"/>
          <w:sz w:val="28"/>
        </w:rPr>
        <w:t xml:space="preserve"> la GPO « </w:t>
      </w:r>
      <w:proofErr w:type="spellStart"/>
      <w:r>
        <w:rPr>
          <w:rFonts w:cstheme="minorHAnsi"/>
          <w:color w:val="000000" w:themeColor="text1"/>
          <w:sz w:val="28"/>
        </w:rPr>
        <w:t>Lecteur_Developpeurs</w:t>
      </w:r>
      <w:proofErr w:type="spellEnd"/>
      <w:r>
        <w:rPr>
          <w:rFonts w:cstheme="minorHAnsi"/>
          <w:color w:val="000000" w:themeColor="text1"/>
          <w:sz w:val="28"/>
        </w:rPr>
        <w:t xml:space="preserve"> »  et faire un clic droit et la modifier </w:t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</w:p>
    <w:p w:rsidR="00264AB5" w:rsidRDefault="00264AB5" w:rsidP="00264AB5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>Maintenant on va dans :</w:t>
      </w:r>
    </w:p>
    <w:p w:rsidR="00264AB5" w:rsidRDefault="00264AB5" w:rsidP="00264AB5">
      <w:r>
        <w:t>Configuration utilisateur</w:t>
      </w:r>
      <w:r>
        <w:br/>
        <w:t>→ Préférences</w:t>
      </w:r>
      <w:r>
        <w:br/>
        <w:t>→ Paramètres Windows</w:t>
      </w:r>
      <w:r>
        <w:br/>
        <w:t>→ Mappages de lecteur</w:t>
      </w:r>
    </w:p>
    <w:p w:rsidR="00264AB5" w:rsidRDefault="00264AB5" w:rsidP="00264AB5"/>
    <w:p w:rsidR="00264AB5" w:rsidRDefault="00264AB5" w:rsidP="00264AB5">
      <w:r w:rsidRPr="004969E7">
        <w:rPr>
          <w:noProof/>
          <w:lang w:eastAsia="fr-FR"/>
        </w:rPr>
        <w:drawing>
          <wp:anchor distT="0" distB="0" distL="114300" distR="114300" simplePos="0" relativeHeight="251787264" behindDoc="0" locked="0" layoutInCell="1" allowOverlap="1" wp14:anchorId="6C74CC08" wp14:editId="57C43419">
            <wp:simplePos x="0" y="0"/>
            <wp:positionH relativeFrom="margin">
              <wp:posOffset>1140248</wp:posOffset>
            </wp:positionH>
            <wp:positionV relativeFrom="paragraph">
              <wp:posOffset>180128</wp:posOffset>
            </wp:positionV>
            <wp:extent cx="3403600" cy="2382369"/>
            <wp:effectExtent l="0" t="0" r="6350" b="0"/>
            <wp:wrapNone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382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On clique droit </w:t>
      </w:r>
      <w:proofErr w:type="spellStart"/>
      <w:r>
        <w:t>a</w:t>
      </w:r>
      <w:proofErr w:type="spellEnd"/>
      <w:r>
        <w:t xml:space="preserve"> </w:t>
      </w:r>
      <w:proofErr w:type="gramStart"/>
      <w:r>
        <w:t>droite(</w:t>
      </w:r>
      <w:proofErr w:type="gramEnd"/>
      <w:r>
        <w:t>page blanche) et on va dans nouveau -&gt; lecteur mappé 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64AB5" w:rsidRDefault="00264AB5" w:rsidP="00264A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64AB5" w:rsidRDefault="00264AB5" w:rsidP="00264AB5">
      <w:r>
        <w:t xml:space="preserve">Une fenêtre s’ouvre et dans général, comme action on </w:t>
      </w:r>
      <w:proofErr w:type="spellStart"/>
      <w:r>
        <w:t>designe</w:t>
      </w:r>
      <w:proofErr w:type="spellEnd"/>
      <w:r>
        <w:t> : « Créer »</w:t>
      </w:r>
    </w:p>
    <w:p w:rsidR="00264AB5" w:rsidRDefault="00264AB5" w:rsidP="00264AB5"/>
    <w:p w:rsidR="00264AB5" w:rsidRDefault="00264AB5" w:rsidP="00264AB5"/>
    <w:p w:rsidR="00264AB5" w:rsidRDefault="00264AB5" w:rsidP="00264AB5"/>
    <w:p w:rsidR="00264AB5" w:rsidRDefault="00264AB5" w:rsidP="00264AB5"/>
    <w:p w:rsidR="00264AB5" w:rsidRDefault="00264AB5" w:rsidP="00264AB5">
      <w:r w:rsidRPr="005B27CF">
        <w:rPr>
          <w:noProof/>
          <w:lang w:eastAsia="fr-FR"/>
        </w:rPr>
        <w:drawing>
          <wp:anchor distT="0" distB="0" distL="114300" distR="114300" simplePos="0" relativeHeight="251788288" behindDoc="0" locked="0" layoutInCell="1" allowOverlap="1" wp14:anchorId="1D0F7595" wp14:editId="751E8814">
            <wp:simplePos x="0" y="0"/>
            <wp:positionH relativeFrom="margin">
              <wp:posOffset>1774825</wp:posOffset>
            </wp:positionH>
            <wp:positionV relativeFrom="paragraph">
              <wp:posOffset>354753</wp:posOffset>
            </wp:positionV>
            <wp:extent cx="2678717" cy="3090334"/>
            <wp:effectExtent l="0" t="0" r="7620" b="0"/>
            <wp:wrapNone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717" cy="3090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Et le configurer comme ceci : </w:t>
      </w:r>
      <w:proofErr w:type="gramStart"/>
      <w:r>
        <w:t>( il</w:t>
      </w:r>
      <w:proofErr w:type="gramEnd"/>
      <w:r>
        <w:t xml:space="preserve"> faut que le nom dossier soit le </w:t>
      </w:r>
      <w:proofErr w:type="spellStart"/>
      <w:r>
        <w:t>meme</w:t>
      </w:r>
      <w:proofErr w:type="spellEnd"/>
      <w:r>
        <w:t xml:space="preserve"> nom de session par exemple : </w:t>
      </w:r>
      <w:proofErr w:type="spellStart"/>
      <w:r>
        <w:t>Merdogan</w:t>
      </w:r>
      <w:proofErr w:type="spellEnd"/>
      <w:r>
        <w:t xml:space="preserve"> -&gt; donc son dossier s’appelle aussi </w:t>
      </w:r>
      <w:proofErr w:type="spellStart"/>
      <w:r>
        <w:t>Merdogan</w:t>
      </w:r>
      <w:proofErr w:type="spellEnd"/>
      <w:r>
        <w:t>)</w:t>
      </w:r>
    </w:p>
    <w:p w:rsidR="00264AB5" w:rsidRDefault="00264AB5" w:rsidP="00264AB5">
      <w:pPr>
        <w:pStyle w:val="NormalWeb"/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  <w:r>
        <w:rPr>
          <w:rFonts w:cstheme="minorHAnsi"/>
          <w:color w:val="000000" w:themeColor="text1"/>
          <w:sz w:val="28"/>
        </w:rPr>
        <w:tab/>
      </w:r>
    </w:p>
    <w:p w:rsidR="00264AB5" w:rsidRDefault="00264AB5" w:rsidP="00264AB5">
      <w:pPr>
        <w:pStyle w:val="NormalWeb"/>
        <w:rPr>
          <w:rFonts w:cstheme="minorHAnsi"/>
          <w:color w:val="000000" w:themeColor="text1"/>
          <w:sz w:val="28"/>
        </w:rPr>
      </w:pPr>
    </w:p>
    <w:p w:rsidR="00264AB5" w:rsidRDefault="00264AB5" w:rsidP="00264AB5">
      <w:pPr>
        <w:pStyle w:val="NormalWeb"/>
        <w:rPr>
          <w:rFonts w:cstheme="minorHAnsi"/>
          <w:color w:val="000000" w:themeColor="text1"/>
          <w:sz w:val="28"/>
        </w:rPr>
      </w:pPr>
    </w:p>
    <w:p w:rsidR="00264AB5" w:rsidRDefault="00264AB5" w:rsidP="00264AB5">
      <w:pPr>
        <w:pStyle w:val="NormalWeb"/>
        <w:rPr>
          <w:rFonts w:cstheme="minorHAnsi"/>
          <w:color w:val="000000" w:themeColor="text1"/>
          <w:sz w:val="28"/>
        </w:rPr>
      </w:pPr>
    </w:p>
    <w:p w:rsidR="00264AB5" w:rsidRDefault="00264AB5" w:rsidP="00264AB5">
      <w:pPr>
        <w:pStyle w:val="NormalWeb"/>
        <w:rPr>
          <w:rFonts w:ascii="Arial" w:hAnsi="Arial" w:cs="Arial"/>
          <w:color w:val="000000" w:themeColor="text1"/>
          <w:sz w:val="28"/>
        </w:rPr>
      </w:pPr>
    </w:p>
    <w:p w:rsidR="00264AB5" w:rsidRPr="005B27CF" w:rsidRDefault="00264AB5" w:rsidP="00264AB5">
      <w:pPr>
        <w:pStyle w:val="NormalWeb"/>
        <w:rPr>
          <w:rFonts w:ascii="Arial" w:hAnsi="Arial" w:cs="Arial"/>
        </w:rPr>
      </w:pPr>
      <w:r w:rsidRPr="005B27CF">
        <w:rPr>
          <w:rFonts w:ascii="Arial" w:hAnsi="Arial" w:cs="Arial"/>
          <w:color w:val="000000" w:themeColor="text1"/>
          <w:sz w:val="28"/>
        </w:rPr>
        <w:t xml:space="preserve">Les utilisateurs auront leur dossier personnel, maintenant pour le disque commun, </w:t>
      </w:r>
      <w:r w:rsidRPr="005B27CF">
        <w:rPr>
          <w:rFonts w:ascii="Arial" w:hAnsi="Arial" w:cs="Arial"/>
        </w:rPr>
        <w:t>Toujours dans :</w:t>
      </w:r>
    </w:p>
    <w:p w:rsidR="00264AB5" w:rsidRPr="005B27CF" w:rsidRDefault="00264AB5" w:rsidP="00264A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5B27CF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Mappages de lecteurs</w:t>
      </w:r>
    </w:p>
    <w:p w:rsidR="00264AB5" w:rsidRDefault="00264AB5" w:rsidP="00264A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5B27C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B27CF">
        <w:rPr>
          <w:rFonts w:ascii="Arial" w:eastAsia="Times New Roman" w:hAnsi="Arial" w:cs="Arial"/>
          <w:sz w:val="24"/>
          <w:szCs w:val="24"/>
          <w:lang w:eastAsia="fr-FR"/>
        </w:rPr>
        <w:t xml:space="preserve"> Clic droit → Nouveau → Lecteur mappé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et le configure comme ceci :</w:t>
      </w:r>
    </w:p>
    <w:p w:rsidR="00264AB5" w:rsidRDefault="00264AB5" w:rsidP="00264A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5B27CF">
        <w:rPr>
          <w:rFonts w:ascii="Arial" w:eastAsia="Times New Roman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790336" behindDoc="0" locked="0" layoutInCell="1" allowOverlap="1" wp14:anchorId="2F5754E3" wp14:editId="4460586A">
            <wp:simplePos x="0" y="0"/>
            <wp:positionH relativeFrom="margin">
              <wp:align>center</wp:align>
            </wp:positionH>
            <wp:positionV relativeFrom="paragraph">
              <wp:posOffset>11390</wp:posOffset>
            </wp:positionV>
            <wp:extent cx="2743200" cy="3203575"/>
            <wp:effectExtent l="0" t="0" r="0" b="0"/>
            <wp:wrapNone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4AB5" w:rsidRDefault="00264AB5" w:rsidP="00264A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264AB5" w:rsidRDefault="00264AB5" w:rsidP="00264A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264AB5" w:rsidRDefault="00264AB5" w:rsidP="00264A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264AB5" w:rsidRDefault="00264AB5" w:rsidP="00264A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264AB5" w:rsidRDefault="00264AB5" w:rsidP="00264A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264AB5" w:rsidRDefault="00264AB5" w:rsidP="00264A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264AB5" w:rsidRDefault="00264AB5" w:rsidP="00264A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264AB5" w:rsidRDefault="00264AB5" w:rsidP="00264A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264AB5" w:rsidRPr="005B27CF" w:rsidRDefault="00264AB5" w:rsidP="00264AB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264AB5" w:rsidRDefault="00264AB5" w:rsidP="00264AB5">
      <w:pPr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FA4AA6">
        <w:rPr>
          <w:rFonts w:cstheme="minorHAnsi"/>
          <w:noProof/>
          <w:color w:val="000000" w:themeColor="text1"/>
          <w:sz w:val="28"/>
          <w:lang w:eastAsia="fr-FR"/>
        </w:rPr>
        <w:drawing>
          <wp:anchor distT="0" distB="0" distL="114300" distR="114300" simplePos="0" relativeHeight="251789312" behindDoc="0" locked="0" layoutInCell="1" allowOverlap="1" wp14:anchorId="3F2CAD14" wp14:editId="2FF8B88D">
            <wp:simplePos x="0" y="0"/>
            <wp:positionH relativeFrom="margin">
              <wp:align>center</wp:align>
            </wp:positionH>
            <wp:positionV relativeFrom="paragraph">
              <wp:posOffset>476129</wp:posOffset>
            </wp:positionV>
            <wp:extent cx="2720051" cy="3127368"/>
            <wp:effectExtent l="0" t="0" r="4445" b="0"/>
            <wp:wrapNone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051" cy="3127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color w:val="000000" w:themeColor="text1"/>
          <w:sz w:val="28"/>
        </w:rPr>
        <w:t xml:space="preserve">Ensuite on va dans l’onglet « commun », on </w:t>
      </w:r>
      <w:proofErr w:type="spellStart"/>
      <w:r>
        <w:rPr>
          <w:rFonts w:cstheme="minorHAnsi"/>
          <w:color w:val="000000" w:themeColor="text1"/>
          <w:sz w:val="28"/>
        </w:rPr>
        <w:t>selectionne</w:t>
      </w:r>
      <w:proofErr w:type="spellEnd"/>
      <w:r>
        <w:rPr>
          <w:rFonts w:cstheme="minorHAnsi"/>
          <w:color w:val="000000" w:themeColor="text1"/>
          <w:sz w:val="28"/>
        </w:rPr>
        <w:t xml:space="preserve"> ciblage au niveau de l’élément et </w:t>
      </w:r>
      <w:proofErr w:type="spellStart"/>
      <w:r>
        <w:rPr>
          <w:rFonts w:cstheme="minorHAnsi"/>
          <w:color w:val="000000" w:themeColor="text1"/>
          <w:sz w:val="28"/>
        </w:rPr>
        <w:t>apres</w:t>
      </w:r>
      <w:proofErr w:type="spellEnd"/>
      <w:r>
        <w:rPr>
          <w:rFonts w:cstheme="minorHAnsi"/>
          <w:color w:val="000000" w:themeColor="text1"/>
          <w:sz w:val="28"/>
        </w:rPr>
        <w:t xml:space="preserve"> sur «  ciblage… »</w:t>
      </w:r>
      <w:r w:rsidRPr="00FA4AA6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</w:p>
    <w:p w:rsidR="00264AB5" w:rsidRDefault="00264AB5" w:rsidP="00264AB5">
      <w:pPr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 xml:space="preserve">On va dans Nouvel élément </w:t>
      </w:r>
      <w:r w:rsidRPr="00FA4AA6">
        <w:rPr>
          <w:rFonts w:ascii="Arial" w:eastAsia="Times New Roman" w:hAnsi="Arial" w:cs="Arial"/>
          <w:sz w:val="24"/>
          <w:szCs w:val="24"/>
          <w:lang w:eastAsia="fr-FR"/>
        </w:rPr>
        <w:sym w:font="Wingdings" w:char="F0E0"/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Groupe de sécurité et on ajoute les </w:t>
      </w:r>
      <w:proofErr w:type="spellStart"/>
      <w:r>
        <w:rPr>
          <w:rFonts w:ascii="Arial" w:eastAsia="Times New Roman" w:hAnsi="Arial" w:cs="Arial"/>
          <w:sz w:val="24"/>
          <w:szCs w:val="24"/>
          <w:lang w:eastAsia="fr-FR"/>
        </w:rPr>
        <w:t>developpeurs</w:t>
      </w:r>
      <w:proofErr w:type="spellEnd"/>
    </w:p>
    <w:p w:rsidR="00264AB5" w:rsidRPr="00C56F81" w:rsidRDefault="00264AB5" w:rsidP="00264AB5">
      <w:pPr>
        <w:jc w:val="center"/>
        <w:rPr>
          <w:rFonts w:ascii="Arial" w:eastAsia="Times New Roman" w:hAnsi="Arial" w:cs="Arial"/>
          <w:sz w:val="24"/>
          <w:szCs w:val="24"/>
          <w:lang w:eastAsia="fr-FR"/>
        </w:rPr>
      </w:pPr>
      <w:r w:rsidRPr="00FA4AA6">
        <w:rPr>
          <w:rFonts w:ascii="Arial" w:eastAsia="Times New Roman" w:hAnsi="Arial" w:cs="Arial"/>
          <w:noProof/>
          <w:sz w:val="24"/>
          <w:szCs w:val="24"/>
          <w:lang w:eastAsia="fr-FR"/>
        </w:rPr>
        <w:drawing>
          <wp:inline distT="0" distB="0" distL="0" distR="0" wp14:anchorId="73CCBC5B" wp14:editId="1062E5AC">
            <wp:extent cx="3970117" cy="2779082"/>
            <wp:effectExtent l="0" t="0" r="0" b="2540"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70117" cy="277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</w:r>
      <w:r>
        <w:rPr>
          <w:rFonts w:ascii="Arial" w:eastAsia="Times New Roman" w:hAnsi="Arial" w:cs="Arial"/>
          <w:sz w:val="24"/>
          <w:szCs w:val="24"/>
          <w:lang w:eastAsia="fr-FR"/>
        </w:rPr>
        <w:tab/>
        <w:t>On fait pareil pour les autres UO.</w:t>
      </w:r>
    </w:p>
    <w:p w:rsidR="00264AB5" w:rsidRDefault="00264AB5" w:rsidP="00264AB5">
      <w:pPr>
        <w:rPr>
          <w:rFonts w:cstheme="minorHAnsi"/>
          <w:sz w:val="24"/>
          <w:szCs w:val="24"/>
        </w:rPr>
      </w:pPr>
    </w:p>
    <w:p w:rsidR="008A640E" w:rsidRPr="008A640E" w:rsidRDefault="008944A7" w:rsidP="008A640E">
      <w:pPr>
        <w:pStyle w:val="Titre2"/>
      </w:pPr>
      <w:bookmarkStart w:id="28" w:name="_Toc225775479"/>
      <w:bookmarkStart w:id="29" w:name="_Toc225953948"/>
      <w:r>
        <w:t xml:space="preserve">3.4 </w:t>
      </w:r>
      <w:proofErr w:type="spellStart"/>
      <w:r w:rsidR="008A640E" w:rsidRPr="008A640E">
        <w:t>Gpo</w:t>
      </w:r>
      <w:proofErr w:type="spellEnd"/>
      <w:r w:rsidR="008A640E" w:rsidRPr="008A640E">
        <w:t xml:space="preserve"> pour </w:t>
      </w:r>
      <w:proofErr w:type="spellStart"/>
      <w:r w:rsidR="008A640E" w:rsidRPr="008A640E">
        <w:t>thunderbird</w:t>
      </w:r>
      <w:bookmarkEnd w:id="28"/>
      <w:bookmarkEnd w:id="29"/>
      <w:proofErr w:type="spellEnd"/>
      <w:r w:rsidR="008A640E" w:rsidRPr="008A640E">
        <w:t xml:space="preserve"> </w:t>
      </w:r>
    </w:p>
    <w:p w:rsidR="008A640E" w:rsidRPr="0065110E" w:rsidRDefault="008A640E" w:rsidP="008A640E"/>
    <w:p w:rsidR="008A640E" w:rsidRDefault="008A640E" w:rsidP="008A640E">
      <w:r>
        <w:t>On va maintenant crée une GPO, pour que tous les utilisateurs puissent avoir accès à l’application Thunderbird</w:t>
      </w:r>
    </w:p>
    <w:p w:rsidR="008A640E" w:rsidRDefault="008A640E" w:rsidP="008A640E"/>
    <w:p w:rsidR="008A640E" w:rsidRDefault="008A640E" w:rsidP="008A640E">
      <w:r>
        <w:t xml:space="preserve">Premièrement, on va </w:t>
      </w:r>
      <w:proofErr w:type="spellStart"/>
      <w:proofErr w:type="gramStart"/>
      <w:r>
        <w:t>installé</w:t>
      </w:r>
      <w:proofErr w:type="spellEnd"/>
      <w:proofErr w:type="gramEnd"/>
      <w:r>
        <w:t xml:space="preserve"> une version .</w:t>
      </w:r>
      <w:proofErr w:type="spellStart"/>
      <w:r>
        <w:t>msi</w:t>
      </w:r>
      <w:proofErr w:type="spellEnd"/>
      <w:r>
        <w:t xml:space="preserve"> de </w:t>
      </w:r>
      <w:proofErr w:type="spellStart"/>
      <w:r>
        <w:t>thunderbird</w:t>
      </w:r>
      <w:proofErr w:type="spellEnd"/>
      <w:r>
        <w:t xml:space="preserve">, on va aller l’installer dans </w:t>
      </w:r>
      <w:hyperlink r:id="rId50" w:history="1">
        <w:r w:rsidRPr="00A919F2">
          <w:rPr>
            <w:rStyle w:val="Lienhypertexte"/>
          </w:rPr>
          <w:t>https://www.thunderbird.net/fr/thunderbird/all/</w:t>
        </w:r>
      </w:hyperlink>
      <w:r>
        <w:t xml:space="preserve"> bien en </w:t>
      </w:r>
      <w:proofErr w:type="spellStart"/>
      <w:r>
        <w:t>séléctionnant</w:t>
      </w:r>
      <w:proofErr w:type="spellEnd"/>
      <w:r>
        <w:t xml:space="preserve"> </w:t>
      </w:r>
    </w:p>
    <w:p w:rsidR="008A640E" w:rsidRDefault="008A640E" w:rsidP="008A640E">
      <w:r w:rsidRPr="0065110E">
        <w:rPr>
          <w:noProof/>
          <w:lang w:eastAsia="fr-FR"/>
        </w:rPr>
        <w:drawing>
          <wp:inline distT="0" distB="0" distL="0" distR="0" wp14:anchorId="5C6A1FF9" wp14:editId="6E597FBA">
            <wp:extent cx="2353586" cy="809701"/>
            <wp:effectExtent l="0" t="0" r="8890" b="0"/>
            <wp:docPr id="121" name="Imag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78384" cy="81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Maintenant, on va faire en sorte que l’application soit accessible pour tout le monde, ici on va le mettre dans </w:t>
      </w:r>
      <w:hyperlink r:id="rId52" w:history="1">
        <w:r w:rsidRPr="00A919F2">
          <w:rPr>
            <w:rStyle w:val="Lienhypertexte"/>
          </w:rPr>
          <w:t>\\srvad\SYSVOL\InfoTools.lan\Application</w:t>
        </w:r>
      </w:hyperlink>
      <w:r>
        <w:t xml:space="preserve"> </w:t>
      </w:r>
    </w:p>
    <w:p w:rsidR="008A640E" w:rsidRDefault="008A640E" w:rsidP="008A640E">
      <w:proofErr w:type="spellStart"/>
      <w:proofErr w:type="gramStart"/>
      <w:r>
        <w:t>apres</w:t>
      </w:r>
      <w:proofErr w:type="spellEnd"/>
      <w:proofErr w:type="gramEnd"/>
      <w:r>
        <w:t xml:space="preserve"> avoir fait </w:t>
      </w:r>
      <w:proofErr w:type="spellStart"/>
      <w:r>
        <w:t>ca</w:t>
      </w:r>
      <w:proofErr w:type="spellEnd"/>
      <w:r>
        <w:t xml:space="preserve">, on ouvre le gestion de stratégie de groupe et on crée une GPO et on le lie avec l’UO des machines clientes et on clique sur modifier et on va dans : </w:t>
      </w:r>
    </w:p>
    <w:p w:rsidR="008A640E" w:rsidRDefault="008A640E" w:rsidP="008A640E">
      <w:pPr>
        <w:jc w:val="center"/>
      </w:pPr>
      <w:r>
        <w:t>Configuration ordinateur</w:t>
      </w:r>
      <w:r>
        <w:br/>
        <w:t>→ Stratégies</w:t>
      </w:r>
      <w:r>
        <w:br/>
        <w:t>→ Paramètres du logiciel</w:t>
      </w:r>
      <w:r>
        <w:br/>
        <w:t>→ Installation de logiciel</w:t>
      </w:r>
    </w:p>
    <w:p w:rsidR="008A640E" w:rsidRPr="007140E0" w:rsidRDefault="008A640E" w:rsidP="008A6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140E0">
        <w:rPr>
          <w:rFonts w:eastAsia="Times New Roman" w:cstheme="minorHAnsi"/>
          <w:sz w:val="24"/>
          <w:szCs w:val="24"/>
          <w:lang w:eastAsia="fr-FR"/>
        </w:rPr>
        <w:t xml:space="preserve">Clique droit → </w:t>
      </w:r>
      <w:r w:rsidRPr="007140E0">
        <w:rPr>
          <w:rFonts w:eastAsia="Times New Roman" w:cstheme="minorHAnsi"/>
          <w:b/>
          <w:bCs/>
          <w:sz w:val="24"/>
          <w:szCs w:val="24"/>
          <w:lang w:eastAsia="fr-FR"/>
        </w:rPr>
        <w:t>Nouveau → Package</w:t>
      </w:r>
      <w:r w:rsidRPr="007140E0">
        <w:rPr>
          <w:rFonts w:eastAsia="Times New Roman" w:cstheme="minorHAnsi"/>
          <w:sz w:val="24"/>
          <w:szCs w:val="24"/>
          <w:lang w:eastAsia="fr-FR"/>
        </w:rPr>
        <w:t xml:space="preserve"> </w:t>
      </w:r>
    </w:p>
    <w:p w:rsidR="008A640E" w:rsidRPr="007140E0" w:rsidRDefault="008A640E" w:rsidP="008A6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140E0">
        <w:rPr>
          <w:rFonts w:eastAsia="Times New Roman" w:cstheme="minorHAnsi"/>
          <w:sz w:val="24"/>
          <w:szCs w:val="24"/>
          <w:lang w:eastAsia="fr-FR"/>
        </w:rPr>
        <w:t>Me</w:t>
      </w:r>
      <w:r>
        <w:rPr>
          <w:rFonts w:eastAsia="Times New Roman" w:cstheme="minorHAnsi"/>
          <w:sz w:val="24"/>
          <w:szCs w:val="24"/>
          <w:lang w:eastAsia="fr-FR"/>
        </w:rPr>
        <w:t xml:space="preserve">ts le chemin </w:t>
      </w:r>
      <w:proofErr w:type="gramStart"/>
      <w:r>
        <w:rPr>
          <w:rFonts w:eastAsia="Times New Roman" w:cstheme="minorHAnsi"/>
          <w:sz w:val="24"/>
          <w:szCs w:val="24"/>
          <w:lang w:eastAsia="fr-FR"/>
        </w:rPr>
        <w:t xml:space="preserve">réseau </w:t>
      </w:r>
      <w:r w:rsidRPr="007140E0">
        <w:rPr>
          <w:rFonts w:eastAsia="Times New Roman" w:cstheme="minorHAnsi"/>
          <w:sz w:val="24"/>
          <w:szCs w:val="24"/>
          <w:lang w:eastAsia="fr-FR"/>
        </w:rPr>
        <w:t xml:space="preserve"> :</w:t>
      </w:r>
      <w:proofErr w:type="gramEnd"/>
    </w:p>
    <w:p w:rsidR="008A640E" w:rsidRPr="007140E0" w:rsidRDefault="004757AC" w:rsidP="008A6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hyperlink r:id="rId53" w:history="1">
        <w:r w:rsidR="008A640E" w:rsidRPr="00A919F2">
          <w:rPr>
            <w:rStyle w:val="Lienhypertexte"/>
          </w:rPr>
          <w:t>\\srvad\SYSVOL\InfoTools.lan\Application</w:t>
        </w:r>
      </w:hyperlink>
    </w:p>
    <w:p w:rsidR="008A640E" w:rsidRPr="007140E0" w:rsidRDefault="008A640E" w:rsidP="008A6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140E0">
        <w:rPr>
          <w:rFonts w:eastAsia="Times New Roman" w:cstheme="minorHAnsi"/>
          <w:sz w:val="24"/>
          <w:szCs w:val="24"/>
          <w:lang w:eastAsia="fr-FR"/>
        </w:rPr>
        <w:t xml:space="preserve">Choisis </w:t>
      </w:r>
      <w:proofErr w:type="gramStart"/>
      <w:r w:rsidRPr="007140E0">
        <w:rPr>
          <w:rFonts w:eastAsia="Times New Roman" w:cstheme="minorHAnsi"/>
          <w:sz w:val="24"/>
          <w:szCs w:val="24"/>
          <w:lang w:eastAsia="fr-FR"/>
        </w:rPr>
        <w:t>:</w:t>
      </w:r>
      <w:proofErr w:type="gramEnd"/>
      <w:r w:rsidRPr="007140E0">
        <w:rPr>
          <w:rFonts w:eastAsia="Times New Roman" w:cstheme="minorHAnsi"/>
          <w:sz w:val="24"/>
          <w:szCs w:val="24"/>
          <w:lang w:eastAsia="fr-FR"/>
        </w:rPr>
        <w:br/>
      </w:r>
      <w:r w:rsidRPr="007140E0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7140E0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7140E0">
        <w:rPr>
          <w:rFonts w:eastAsia="Times New Roman" w:cstheme="minorHAnsi"/>
          <w:b/>
          <w:bCs/>
          <w:sz w:val="24"/>
          <w:szCs w:val="24"/>
          <w:lang w:eastAsia="fr-FR"/>
        </w:rPr>
        <w:t>Attribué (</w:t>
      </w:r>
      <w:proofErr w:type="spellStart"/>
      <w:r w:rsidRPr="007140E0">
        <w:rPr>
          <w:rFonts w:eastAsia="Times New Roman" w:cstheme="minorHAnsi"/>
          <w:b/>
          <w:bCs/>
          <w:sz w:val="24"/>
          <w:szCs w:val="24"/>
          <w:lang w:eastAsia="fr-FR"/>
        </w:rPr>
        <w:t>Assigned</w:t>
      </w:r>
      <w:proofErr w:type="spellEnd"/>
      <w:r w:rsidRPr="007140E0">
        <w:rPr>
          <w:rFonts w:eastAsia="Times New Roman" w:cstheme="minorHAnsi"/>
          <w:b/>
          <w:bCs/>
          <w:sz w:val="24"/>
          <w:szCs w:val="24"/>
          <w:lang w:eastAsia="fr-FR"/>
        </w:rPr>
        <w:t>)</w:t>
      </w:r>
      <w:r w:rsidRPr="007140E0">
        <w:rPr>
          <w:rFonts w:eastAsia="Times New Roman" w:cstheme="minorHAnsi"/>
          <w:sz w:val="24"/>
          <w:szCs w:val="24"/>
          <w:lang w:eastAsia="fr-FR"/>
        </w:rPr>
        <w:t xml:space="preserve"> </w:t>
      </w:r>
    </w:p>
    <w:p w:rsidR="008A640E" w:rsidRPr="007140E0" w:rsidRDefault="008A640E" w:rsidP="008A640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140E0">
        <w:rPr>
          <w:rFonts w:eastAsia="Times New Roman" w:cstheme="minorHAnsi"/>
          <w:sz w:val="24"/>
          <w:szCs w:val="24"/>
          <w:lang w:eastAsia="fr-FR"/>
        </w:rPr>
        <w:t xml:space="preserve"> </w:t>
      </w:r>
      <w:r>
        <w:rPr>
          <w:rFonts w:ascii="Calibri" w:eastAsia="Times New Roman" w:hAnsi="Calibri" w:cs="Calibri"/>
          <w:sz w:val="24"/>
          <w:szCs w:val="24"/>
          <w:lang w:eastAsia="fr-FR"/>
        </w:rPr>
        <w:t>Maintenant</w:t>
      </w:r>
      <w:r w:rsidRPr="007140E0">
        <w:rPr>
          <w:rFonts w:eastAsia="Times New Roman" w:cstheme="minorHAnsi"/>
          <w:sz w:val="24"/>
          <w:szCs w:val="24"/>
          <w:lang w:eastAsia="fr-FR"/>
        </w:rPr>
        <w:t>:</w:t>
      </w:r>
    </w:p>
    <w:p w:rsidR="008A640E" w:rsidRPr="007140E0" w:rsidRDefault="008A640E" w:rsidP="008A64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140E0">
        <w:rPr>
          <w:rFonts w:eastAsia="Times New Roman" w:cstheme="minorHAnsi"/>
          <w:sz w:val="24"/>
          <w:szCs w:val="24"/>
          <w:lang w:eastAsia="fr-FR"/>
        </w:rPr>
        <w:t>L’application s’installe automatiquement au démarrage du PC</w:t>
      </w:r>
    </w:p>
    <w:p w:rsidR="008A640E" w:rsidRPr="00440F6F" w:rsidRDefault="008A640E" w:rsidP="008A640E"/>
    <w:p w:rsidR="00264AB5" w:rsidRPr="00C56F81" w:rsidRDefault="00264AB5" w:rsidP="00264AB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</w:p>
    <w:p w:rsidR="00264AB5" w:rsidRDefault="008944A7">
      <w:pPr>
        <w:pStyle w:val="Titre1"/>
      </w:pPr>
      <w:bookmarkStart w:id="30" w:name="_Toc225953949"/>
      <w:r>
        <w:t xml:space="preserve">4. </w:t>
      </w:r>
      <w:r w:rsidR="00942654">
        <w:t>Attribution de permission au utilisateur</w:t>
      </w:r>
      <w:bookmarkEnd w:id="30"/>
      <w:r w:rsidR="00942654">
        <w:t> </w:t>
      </w:r>
    </w:p>
    <w:p w:rsidR="00942654" w:rsidRDefault="00942654" w:rsidP="00942654"/>
    <w:p w:rsidR="00942654" w:rsidRPr="00942654" w:rsidRDefault="00942654" w:rsidP="00942654">
      <w:r>
        <w:t>Aller dans « Utilisateurs et ordinateurs Active Directory »</w:t>
      </w:r>
    </w:p>
    <w:p w:rsidR="00942654" w:rsidRPr="00942654" w:rsidRDefault="00942654" w:rsidP="00942654"/>
    <w:p w:rsidR="00942654" w:rsidRDefault="00942654" w:rsidP="00942654">
      <w:r w:rsidRPr="00942654">
        <w:rPr>
          <w:noProof/>
          <w:lang w:eastAsia="fr-FR"/>
        </w:rPr>
        <w:drawing>
          <wp:inline distT="0" distB="0" distL="0" distR="0" wp14:anchorId="421A05E1" wp14:editId="349E4B00">
            <wp:extent cx="3048000" cy="2784257"/>
            <wp:effectExtent l="0" t="0" r="0" b="0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55838" cy="279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654" w:rsidRDefault="00942654" w:rsidP="00942654"/>
    <w:p w:rsidR="00942654" w:rsidRDefault="00903A95" w:rsidP="00942654">
      <w:r>
        <w:lastRenderedPageBreak/>
        <w:t>Puis fait clique droit et</w:t>
      </w:r>
      <w:r w:rsidR="00942654">
        <w:t xml:space="preserve"> aller dans l’onglet propriété </w:t>
      </w:r>
      <w:r w:rsidR="00942654" w:rsidRPr="00942654">
        <w:rPr>
          <w:noProof/>
          <w:lang w:eastAsia="fr-FR"/>
        </w:rPr>
        <w:drawing>
          <wp:inline distT="0" distB="0" distL="0" distR="0" wp14:anchorId="7C332F79" wp14:editId="70ECF343">
            <wp:extent cx="3152775" cy="3539706"/>
            <wp:effectExtent l="0" t="0" r="0" b="3810"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60564" cy="354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60A" w:rsidRDefault="00CF460A" w:rsidP="00942654"/>
    <w:p w:rsidR="00CF460A" w:rsidRDefault="00CF460A" w:rsidP="00942654">
      <w:r>
        <w:t xml:space="preserve">Ensuite aller dans membre de est cliquer sur ajouter </w:t>
      </w:r>
    </w:p>
    <w:p w:rsidR="00CF460A" w:rsidRDefault="00CF460A" w:rsidP="00942654">
      <w:r w:rsidRPr="00CF460A">
        <w:rPr>
          <w:noProof/>
          <w:lang w:eastAsia="fr-FR"/>
        </w:rPr>
        <w:drawing>
          <wp:inline distT="0" distB="0" distL="0" distR="0" wp14:anchorId="5FBACC56" wp14:editId="209CA363">
            <wp:extent cx="3175722" cy="3429000"/>
            <wp:effectExtent l="0" t="0" r="5715" b="0"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86134" cy="344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60A" w:rsidRDefault="00CF460A" w:rsidP="00942654"/>
    <w:p w:rsidR="00CF460A" w:rsidRDefault="00CF460A" w:rsidP="00942654">
      <w:proofErr w:type="gramStart"/>
      <w:r>
        <w:t>taper</w:t>
      </w:r>
      <w:proofErr w:type="gramEnd"/>
      <w:r>
        <w:t xml:space="preserve"> admin une nouvelle fenêtre va apparaitre choisissez</w:t>
      </w:r>
      <w:r w:rsidR="00D41A77">
        <w:t xml:space="preserve"> administrateur puis les autre option en fonction de se que vous voulez au niveau des permission puis valider </w:t>
      </w:r>
      <w:r>
        <w:t xml:space="preserve"> </w:t>
      </w:r>
    </w:p>
    <w:p w:rsidR="00CF460A" w:rsidRDefault="00CF460A" w:rsidP="00942654"/>
    <w:p w:rsidR="00CF460A" w:rsidRDefault="00CF460A" w:rsidP="00942654">
      <w:r w:rsidRPr="00CF460A">
        <w:rPr>
          <w:noProof/>
          <w:lang w:eastAsia="fr-FR"/>
        </w:rPr>
        <w:lastRenderedPageBreak/>
        <w:drawing>
          <wp:inline distT="0" distB="0" distL="0" distR="0" wp14:anchorId="55722A57" wp14:editId="55D925AF">
            <wp:extent cx="4086225" cy="3566889"/>
            <wp:effectExtent l="0" t="0" r="0" b="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94072" cy="357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A77" w:rsidRDefault="00D41A77" w:rsidP="00942654">
      <w:r w:rsidRPr="00D41A77">
        <w:rPr>
          <w:noProof/>
          <w:lang w:eastAsia="fr-FR"/>
        </w:rPr>
        <w:drawing>
          <wp:inline distT="0" distB="0" distL="0" distR="0" wp14:anchorId="476DA22F" wp14:editId="3CB11B02">
            <wp:extent cx="4667901" cy="3439005"/>
            <wp:effectExtent l="0" t="0" r="0" b="9525"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D2E" w:rsidRDefault="00BE4580" w:rsidP="00BE4580">
      <w:pPr>
        <w:pStyle w:val="Titre1"/>
      </w:pPr>
      <w:bookmarkStart w:id="31" w:name="_Toc225953950"/>
      <w:r>
        <w:t>DNS</w:t>
      </w:r>
      <w:bookmarkEnd w:id="31"/>
    </w:p>
    <w:p w:rsidR="00FB4F07" w:rsidRDefault="00BE4580" w:rsidP="000B673A">
      <w:pPr>
        <w:rPr>
          <w:noProof/>
          <w:lang w:eastAsia="fr-FR"/>
        </w:rPr>
      </w:pPr>
      <w:r w:rsidRPr="00BE4580">
        <w:drawing>
          <wp:anchor distT="0" distB="0" distL="114300" distR="114300" simplePos="0" relativeHeight="251805696" behindDoc="0" locked="0" layoutInCell="1" allowOverlap="1">
            <wp:simplePos x="0" y="0"/>
            <wp:positionH relativeFrom="column">
              <wp:posOffset>1276985</wp:posOffset>
            </wp:positionH>
            <wp:positionV relativeFrom="paragraph">
              <wp:posOffset>200025</wp:posOffset>
            </wp:positionV>
            <wp:extent cx="2027555" cy="1612900"/>
            <wp:effectExtent l="0" t="0" r="0" b="635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Ouvrir le DNS, ensuite aller dans « Zones de recherche inversé » et faire </w:t>
      </w:r>
      <w:proofErr w:type="gramStart"/>
      <w:r>
        <w:t xml:space="preserve">un </w:t>
      </w:r>
      <w:proofErr w:type="spellStart"/>
      <w:r>
        <w:t>clique</w:t>
      </w:r>
      <w:proofErr w:type="spellEnd"/>
      <w:r>
        <w:t xml:space="preserve"> droit</w:t>
      </w:r>
      <w:proofErr w:type="gramEnd"/>
      <w:r>
        <w:t xml:space="preserve"> et appuyé sur « nouvelle zone »</w:t>
      </w:r>
      <w:r w:rsidRPr="00BE4580">
        <w:rPr>
          <w:noProof/>
          <w:lang w:eastAsia="fr-FR"/>
        </w:rPr>
        <w:t xml:space="preserve"> </w:t>
      </w:r>
    </w:p>
    <w:p w:rsidR="00BE4580" w:rsidRDefault="00BE4580" w:rsidP="000B673A">
      <w:pPr>
        <w:rPr>
          <w:noProof/>
          <w:lang w:eastAsia="fr-FR"/>
        </w:rPr>
      </w:pPr>
    </w:p>
    <w:p w:rsidR="00BE4580" w:rsidRDefault="00BE4580" w:rsidP="000B673A">
      <w:pPr>
        <w:rPr>
          <w:noProof/>
          <w:lang w:eastAsia="fr-FR"/>
        </w:rPr>
      </w:pPr>
    </w:p>
    <w:p w:rsidR="00BE4580" w:rsidRDefault="00BE4580" w:rsidP="000B673A">
      <w:pPr>
        <w:rPr>
          <w:noProof/>
          <w:lang w:eastAsia="fr-FR"/>
        </w:rPr>
      </w:pPr>
    </w:p>
    <w:p w:rsidR="00BE4580" w:rsidRDefault="00BE4580" w:rsidP="000B673A">
      <w:r>
        <w:rPr>
          <w:noProof/>
          <w:lang w:eastAsia="fr-FR"/>
        </w:rPr>
        <w:lastRenderedPageBreak/>
        <w:t>Ensuite cliqué sur suivant</w:t>
      </w:r>
    </w:p>
    <w:p w:rsidR="00FB4F07" w:rsidRDefault="00FB4F07" w:rsidP="000B673A">
      <w:r w:rsidRPr="00FB4F07">
        <w:rPr>
          <w:noProof/>
          <w:lang w:eastAsia="fr-FR"/>
        </w:rPr>
        <w:drawing>
          <wp:inline distT="0" distB="0" distL="0" distR="0" wp14:anchorId="580E46BB" wp14:editId="7148535E">
            <wp:extent cx="3190875" cy="2634551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11141" cy="265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F07" w:rsidRDefault="00FB4F07" w:rsidP="000B673A"/>
    <w:p w:rsidR="00FB4F07" w:rsidRDefault="00BE4580" w:rsidP="000B673A">
      <w:r>
        <w:t xml:space="preserve">Dans ce champ il va falloir </w:t>
      </w:r>
      <w:r w:rsidR="00FB4F07">
        <w:t xml:space="preserve">renseigner le réseaux </w:t>
      </w:r>
      <w:proofErr w:type="gramStart"/>
      <w:r w:rsidR="00FB4F07">
        <w:t>concerner</w:t>
      </w:r>
      <w:proofErr w:type="gramEnd"/>
      <w:r w:rsidR="00FB4F07">
        <w:t xml:space="preserve"> </w:t>
      </w:r>
    </w:p>
    <w:p w:rsidR="00FB4F07" w:rsidRDefault="00FB4F07" w:rsidP="000B673A">
      <w:r w:rsidRPr="00FB4F07">
        <w:rPr>
          <w:noProof/>
          <w:lang w:eastAsia="fr-FR"/>
        </w:rPr>
        <w:drawing>
          <wp:inline distT="0" distB="0" distL="0" distR="0" wp14:anchorId="63ED999F" wp14:editId="386C8C13">
            <wp:extent cx="3769016" cy="3058160"/>
            <wp:effectExtent l="0" t="0" r="3175" b="889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73592" cy="306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F07" w:rsidRDefault="00FB4F07" w:rsidP="000B673A">
      <w:r>
        <w:t xml:space="preserve">Vous </w:t>
      </w:r>
      <w:r w:rsidR="00BE4580">
        <w:t>allez</w:t>
      </w:r>
      <w:r>
        <w:t xml:space="preserve"> remarquer que le </w:t>
      </w:r>
      <w:proofErr w:type="gramStart"/>
      <w:r>
        <w:t>réseaux</w:t>
      </w:r>
      <w:proofErr w:type="gramEnd"/>
      <w:r>
        <w:t xml:space="preserve"> se nommera « 100.168.192.in-addr.arpa »</w:t>
      </w:r>
    </w:p>
    <w:p w:rsidR="00FB4F07" w:rsidRDefault="00BE4580" w:rsidP="000B673A">
      <w:r w:rsidRPr="00FB4F07">
        <w:rPr>
          <w:noProof/>
          <w:lang w:eastAsia="fr-FR"/>
        </w:rPr>
        <w:drawing>
          <wp:anchor distT="0" distB="0" distL="114300" distR="114300" simplePos="0" relativeHeight="251806720" behindDoc="0" locked="0" layoutInCell="1" allowOverlap="1">
            <wp:simplePos x="0" y="0"/>
            <wp:positionH relativeFrom="margin">
              <wp:posOffset>1119505</wp:posOffset>
            </wp:positionH>
            <wp:positionV relativeFrom="paragraph">
              <wp:posOffset>198755</wp:posOffset>
            </wp:positionV>
            <wp:extent cx="2847975" cy="2346376"/>
            <wp:effectExtent l="0" t="0" r="0" b="0"/>
            <wp:wrapNone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346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1376">
        <w:t xml:space="preserve">Cliquer sur la premier option « n’autoriser que les mises à jour dynamiques sécurisées » puis cliquer sur terminer </w:t>
      </w:r>
    </w:p>
    <w:p w:rsidR="00FB4F07" w:rsidRDefault="00FB4F07" w:rsidP="000B673A"/>
    <w:p w:rsidR="00BE4580" w:rsidRDefault="00BE4580" w:rsidP="000B673A"/>
    <w:p w:rsidR="00BE4580" w:rsidRDefault="00BE4580" w:rsidP="000B673A"/>
    <w:p w:rsidR="00BE4580" w:rsidRDefault="00BE4580" w:rsidP="000B673A"/>
    <w:p w:rsidR="00DD1376" w:rsidRDefault="00DD1376" w:rsidP="000B673A"/>
    <w:p w:rsidR="00DD1376" w:rsidRDefault="00DD1376" w:rsidP="000B673A">
      <w:pPr>
        <w:rPr>
          <w:noProof/>
          <w:lang w:eastAsia="fr-FR"/>
        </w:rPr>
      </w:pPr>
      <w:r>
        <w:lastRenderedPageBreak/>
        <w:t xml:space="preserve">Dans l’onglet zone de recherche </w:t>
      </w:r>
      <w:r w:rsidR="00BE4580">
        <w:t xml:space="preserve">directe aller ensuite dans </w:t>
      </w:r>
      <w:proofErr w:type="spellStart"/>
      <w:r w:rsidR="00BE4580">
        <w:t>info</w:t>
      </w:r>
      <w:r>
        <w:t>tools.lan</w:t>
      </w:r>
      <w:proofErr w:type="spellEnd"/>
      <w:r>
        <w:t xml:space="preserve"> faite clique </w:t>
      </w:r>
      <w:r w:rsidR="00BE4580">
        <w:t>droit et</w:t>
      </w:r>
      <w:r>
        <w:t xml:space="preserve"> ajouter un </w:t>
      </w:r>
      <w:r w:rsidR="00BE4580">
        <w:t>« </w:t>
      </w:r>
      <w:r>
        <w:t>nom AAAA</w:t>
      </w:r>
      <w:r w:rsidR="00BE4580">
        <w:t> »</w:t>
      </w:r>
      <w:r>
        <w:t xml:space="preserve"> une fenêtre s’ouvrira vous pourrez par la suite ajouter  un nom a IP que vous vouliez relier exemple (NOM : NAGIOS </w:t>
      </w:r>
      <w:r w:rsidR="00BE4580">
        <w:t>et adresse IP : 172.18.0.9</w:t>
      </w:r>
      <w:r>
        <w:t>)</w:t>
      </w:r>
      <w:r w:rsidRPr="00DD1376">
        <w:rPr>
          <w:noProof/>
          <w:lang w:eastAsia="fr-FR"/>
        </w:rPr>
        <w:t xml:space="preserve"> </w:t>
      </w:r>
      <w:r w:rsidRPr="00DD1376">
        <w:rPr>
          <w:noProof/>
          <w:lang w:eastAsia="fr-FR"/>
        </w:rPr>
        <w:drawing>
          <wp:inline distT="0" distB="0" distL="0" distR="0" wp14:anchorId="45B9E02E" wp14:editId="5FD57413">
            <wp:extent cx="5730240" cy="3056507"/>
            <wp:effectExtent l="0" t="0" r="3810" b="0"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80218" cy="308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376" w:rsidRDefault="00DD1376" w:rsidP="000B673A">
      <w:pPr>
        <w:rPr>
          <w:noProof/>
          <w:lang w:eastAsia="fr-FR"/>
        </w:rPr>
      </w:pPr>
    </w:p>
    <w:p w:rsidR="00DD1376" w:rsidRDefault="00DD1376" w:rsidP="000B673A">
      <w:pPr>
        <w:rPr>
          <w:noProof/>
          <w:lang w:eastAsia="fr-FR"/>
        </w:rPr>
      </w:pPr>
      <w:r>
        <w:rPr>
          <w:noProof/>
          <w:lang w:eastAsia="fr-FR"/>
        </w:rPr>
        <w:t xml:space="preserve">Vous pourrez verifier dans le cmd si tout marche bien en tapant la commande « nslookup » suis de l’addresse ip concerner normalement il est sensée vous renvoyer le nom assosier a ip </w:t>
      </w:r>
      <w:r w:rsidRPr="00DD1376">
        <w:rPr>
          <w:noProof/>
          <w:lang w:eastAsia="fr-FR"/>
        </w:rPr>
        <w:drawing>
          <wp:inline distT="0" distB="0" distL="0" distR="0" wp14:anchorId="6187CB81" wp14:editId="3946EB9D">
            <wp:extent cx="5760720" cy="1676400"/>
            <wp:effectExtent l="0" t="0" r="0" b="0"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D72" w:rsidRDefault="002D0D72" w:rsidP="000B673A">
      <w:pPr>
        <w:rPr>
          <w:noProof/>
          <w:lang w:eastAsia="fr-FR"/>
        </w:rPr>
      </w:pPr>
    </w:p>
    <w:p w:rsidR="002D0D72" w:rsidRDefault="004757AC" w:rsidP="000B673A">
      <w:pPr>
        <w:rPr>
          <w:noProof/>
          <w:lang w:eastAsia="fr-FR"/>
        </w:rPr>
      </w:pPr>
      <w:r w:rsidRPr="002D0D72">
        <w:rPr>
          <w:noProof/>
          <w:lang w:eastAsia="fr-FR"/>
        </w:rPr>
        <w:drawing>
          <wp:anchor distT="0" distB="0" distL="114300" distR="114300" simplePos="0" relativeHeight="251807744" behindDoc="0" locked="0" layoutInCell="1" allowOverlap="1">
            <wp:simplePos x="0" y="0"/>
            <wp:positionH relativeFrom="margin">
              <wp:posOffset>314325</wp:posOffset>
            </wp:positionH>
            <wp:positionV relativeFrom="paragraph">
              <wp:posOffset>236855</wp:posOffset>
            </wp:positionV>
            <wp:extent cx="4572000" cy="2543629"/>
            <wp:effectExtent l="0" t="0" r="0" b="9525"/>
            <wp:wrapNone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3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D72">
        <w:rPr>
          <w:noProof/>
          <w:lang w:eastAsia="fr-FR"/>
        </w:rPr>
        <w:t>Faire la même chose pour la DMZ</w:t>
      </w:r>
      <w:r>
        <w:rPr>
          <w:noProof/>
          <w:lang w:eastAsia="fr-FR"/>
        </w:rPr>
        <w:t xml:space="preserve"> ( donc crée sa propre zone inverse)</w:t>
      </w:r>
      <w:r w:rsidRPr="004757AC">
        <w:rPr>
          <w:noProof/>
          <w:lang w:eastAsia="fr-FR"/>
        </w:rPr>
        <w:t xml:space="preserve"> </w:t>
      </w:r>
    </w:p>
    <w:p w:rsidR="002D0D72" w:rsidRDefault="002D0D72" w:rsidP="000B673A"/>
    <w:p w:rsidR="003511ED" w:rsidRDefault="003511ED" w:rsidP="000B673A"/>
    <w:p w:rsidR="003511ED" w:rsidRPr="000B673A" w:rsidRDefault="003511ED" w:rsidP="000B673A">
      <w:pPr>
        <w:rPr>
          <w:ins w:id="32" w:author="Sofiane AHMIDI" w:date="2026-03-30T15:45:00Z"/>
        </w:rPr>
      </w:pPr>
      <w:proofErr w:type="gramStart"/>
      <w:r>
        <w:lastRenderedPageBreak/>
        <w:t>il</w:t>
      </w:r>
      <w:proofErr w:type="gramEnd"/>
      <w:r>
        <w:t xml:space="preserve"> faudra aussi ajouter des CNAME  par exemple si vous voulez configurer un serveur de messag</w:t>
      </w:r>
      <w:r w:rsidR="004757AC">
        <w:t xml:space="preserve">erie  cela permet  de rediriger. </w:t>
      </w:r>
      <w:proofErr w:type="gramStart"/>
      <w:r>
        <w:t>exemple</w:t>
      </w:r>
      <w:proofErr w:type="gramEnd"/>
      <w:r>
        <w:t xml:space="preserve"> </w:t>
      </w:r>
      <w:proofErr w:type="spellStart"/>
      <w:r>
        <w:t>Smtp</w:t>
      </w:r>
      <w:proofErr w:type="spellEnd"/>
      <w:r>
        <w:t xml:space="preserve"> qui pointe en </w:t>
      </w:r>
      <w:r w:rsidR="004757AC">
        <w:t>réalité</w:t>
      </w:r>
      <w:r>
        <w:t xml:space="preserve"> vers </w:t>
      </w:r>
      <w:proofErr w:type="spellStart"/>
      <w:r>
        <w:t>SrvMess.infootols.lan</w:t>
      </w:r>
      <w:proofErr w:type="spellEnd"/>
      <w:r w:rsidRPr="003511ED">
        <w:rPr>
          <w:noProof/>
          <w:lang w:eastAsia="fr-FR"/>
        </w:rPr>
        <w:drawing>
          <wp:inline distT="0" distB="0" distL="0" distR="0" wp14:anchorId="03DAE0D1" wp14:editId="0605B372">
            <wp:extent cx="5065505" cy="2489200"/>
            <wp:effectExtent l="0" t="0" r="1905" b="6350"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67178" cy="249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654" w:rsidRDefault="008944A7" w:rsidP="00942654">
      <w:pPr>
        <w:pStyle w:val="Titre1"/>
      </w:pPr>
      <w:bookmarkStart w:id="33" w:name="_Toc225953951"/>
      <w:proofErr w:type="gramStart"/>
      <w:r>
        <w:t>5.</w:t>
      </w:r>
      <w:r w:rsidR="00903A95">
        <w:t>Dhcp</w:t>
      </w:r>
      <w:bookmarkEnd w:id="33"/>
      <w:proofErr w:type="gramEnd"/>
    </w:p>
    <w:p w:rsidR="00903A95" w:rsidRPr="005F1072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F1072">
        <w:rPr>
          <w:rFonts w:ascii="Arial" w:eastAsia="Times New Roman" w:hAnsi="Arial" w:cs="Arial"/>
          <w:sz w:val="20"/>
          <w:szCs w:val="20"/>
          <w:lang w:eastAsia="fr-FR"/>
        </w:rPr>
        <w:t>Cette procédure détaille la création et la configuration d'une étendue IPv4 pour distribuer des adresses IP aux clients du réseau.</w:t>
      </w:r>
    </w:p>
    <w:p w:rsidR="00903A95" w:rsidRPr="005F1072" w:rsidRDefault="008944A7" w:rsidP="00903A95">
      <w:pPr>
        <w:pStyle w:val="Titre2"/>
        <w:rPr>
          <w:rFonts w:eastAsia="Times New Roman"/>
          <w:lang w:eastAsia="fr-FR"/>
        </w:rPr>
      </w:pPr>
      <w:bookmarkStart w:id="34" w:name="_Toc225953952"/>
      <w:r>
        <w:rPr>
          <w:rFonts w:eastAsia="Times New Roman"/>
          <w:lang w:eastAsia="fr-FR"/>
        </w:rPr>
        <w:t>5.1</w:t>
      </w:r>
      <w:r w:rsidR="00903A95" w:rsidRPr="005F1072">
        <w:rPr>
          <w:rFonts w:eastAsia="Times New Roman"/>
          <w:lang w:eastAsia="fr-FR"/>
        </w:rPr>
        <w:t xml:space="preserve"> Initialisation de la nouvelle étendue</w:t>
      </w:r>
      <w:bookmarkEnd w:id="34"/>
    </w:p>
    <w:p w:rsidR="00903A95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803648" behindDoc="0" locked="0" layoutInCell="1" allowOverlap="1">
            <wp:simplePos x="0" y="0"/>
            <wp:positionH relativeFrom="column">
              <wp:posOffset>518554</wp:posOffset>
            </wp:positionH>
            <wp:positionV relativeFrom="paragraph">
              <wp:posOffset>522430</wp:posOffset>
            </wp:positionV>
            <wp:extent cx="3728720" cy="2056765"/>
            <wp:effectExtent l="0" t="0" r="5080" b="635"/>
            <wp:wrapNone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72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1072">
        <w:rPr>
          <w:rFonts w:ascii="Arial" w:eastAsia="Times New Roman" w:hAnsi="Arial" w:cs="Arial"/>
          <w:sz w:val="20"/>
          <w:szCs w:val="20"/>
          <w:lang w:eastAsia="fr-FR"/>
        </w:rPr>
        <w:t xml:space="preserve">Dans la console de gestion DHCP, faites un clic droit sur </w:t>
      </w:r>
      <w:r w:rsidRPr="005F1072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IPv4</w:t>
      </w:r>
      <w:r w:rsidRPr="005F1072">
        <w:rPr>
          <w:rFonts w:ascii="Arial" w:eastAsia="Times New Roman" w:hAnsi="Arial" w:cs="Arial"/>
          <w:sz w:val="20"/>
          <w:szCs w:val="20"/>
          <w:lang w:eastAsia="fr-FR"/>
        </w:rPr>
        <w:t xml:space="preserve"> et sélectionnez </w:t>
      </w:r>
      <w:r w:rsidRPr="005F1072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Nouvelle étendue</w:t>
      </w:r>
      <w:r w:rsidRPr="005F1072">
        <w:rPr>
          <w:rFonts w:ascii="Arial" w:eastAsia="Times New Roman" w:hAnsi="Arial" w:cs="Arial"/>
          <w:sz w:val="20"/>
          <w:szCs w:val="20"/>
          <w:lang w:eastAsia="fr-FR"/>
        </w:rPr>
        <w:t>. L'assistant se lance. Il faut ensuite nommer votre nouvelle étendue.</w:t>
      </w:r>
      <w:r w:rsidRPr="00903A95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t xml:space="preserve"> </w:t>
      </w:r>
    </w:p>
    <w:p w:rsidR="00903A95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903A95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903A95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903A95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903A95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903A95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903A95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804672" behindDoc="0" locked="0" layoutInCell="1" allowOverlap="1">
            <wp:simplePos x="0" y="0"/>
            <wp:positionH relativeFrom="margin">
              <wp:posOffset>467588</wp:posOffset>
            </wp:positionH>
            <wp:positionV relativeFrom="paragraph">
              <wp:posOffset>70231</wp:posOffset>
            </wp:positionV>
            <wp:extent cx="3925570" cy="2223770"/>
            <wp:effectExtent l="0" t="0" r="0" b="5080"/>
            <wp:wrapNone/>
            <wp:docPr id="9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03A95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903A95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903A95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903A95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903A95" w:rsidRPr="00903A95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:rsidR="00903A95" w:rsidRPr="005F1072" w:rsidRDefault="008944A7" w:rsidP="00903A95">
      <w:pPr>
        <w:pStyle w:val="Titre2"/>
        <w:rPr>
          <w:rFonts w:eastAsia="Times New Roman"/>
          <w:lang w:eastAsia="fr-FR"/>
        </w:rPr>
      </w:pPr>
      <w:bookmarkStart w:id="35" w:name="_Toc225953953"/>
      <w:r>
        <w:rPr>
          <w:rFonts w:eastAsia="Times New Roman"/>
          <w:lang w:eastAsia="fr-FR"/>
        </w:rPr>
        <w:t>5.2</w:t>
      </w:r>
      <w:r w:rsidR="00903A95" w:rsidRPr="005F1072">
        <w:rPr>
          <w:rFonts w:eastAsia="Times New Roman"/>
          <w:lang w:eastAsia="fr-FR"/>
        </w:rPr>
        <w:t xml:space="preserve"> Définition de la plage d'adresses IP</w:t>
      </w:r>
      <w:bookmarkEnd w:id="35"/>
    </w:p>
    <w:p w:rsidR="00903A95" w:rsidRPr="005F1072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F1072">
        <w:rPr>
          <w:rFonts w:ascii="Arial" w:eastAsia="Times New Roman" w:hAnsi="Arial" w:cs="Arial"/>
          <w:sz w:val="20"/>
          <w:szCs w:val="20"/>
          <w:lang w:eastAsia="fr-FR"/>
        </w:rPr>
        <w:t>Ici, on définit les adresses que le serveur est autorisé à distribuer.</w:t>
      </w:r>
    </w:p>
    <w:p w:rsidR="00903A95" w:rsidRPr="005F1072" w:rsidRDefault="00903A95" w:rsidP="00903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F1072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Adresse IP de début :</w:t>
      </w:r>
      <w:r w:rsidRPr="005F1072">
        <w:rPr>
          <w:rFonts w:ascii="Arial" w:eastAsia="Times New Roman" w:hAnsi="Arial" w:cs="Arial"/>
          <w:sz w:val="20"/>
          <w:szCs w:val="20"/>
          <w:lang w:eastAsia="fr-FR"/>
        </w:rPr>
        <w:t xml:space="preserve"> 172.18.0.1</w:t>
      </w:r>
    </w:p>
    <w:p w:rsidR="00903A95" w:rsidRPr="005F1072" w:rsidRDefault="00903A95" w:rsidP="00903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F1072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Adresse IP de fin :</w:t>
      </w:r>
      <w:r w:rsidRPr="005F1072">
        <w:rPr>
          <w:rFonts w:ascii="Arial" w:eastAsia="Times New Roman" w:hAnsi="Arial" w:cs="Arial"/>
          <w:sz w:val="20"/>
          <w:szCs w:val="20"/>
          <w:lang w:eastAsia="fr-FR"/>
        </w:rPr>
        <w:t xml:space="preserve"> 172.18.0.40</w:t>
      </w:r>
    </w:p>
    <w:p w:rsidR="00903A95" w:rsidRPr="005F1072" w:rsidRDefault="00903A95" w:rsidP="00903A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F1072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Masque de sous-réseau :</w:t>
      </w:r>
      <w:r w:rsidRPr="005F1072">
        <w:rPr>
          <w:rFonts w:ascii="Arial" w:eastAsia="Times New Roman" w:hAnsi="Arial" w:cs="Arial"/>
          <w:sz w:val="20"/>
          <w:szCs w:val="20"/>
          <w:lang w:eastAsia="fr-FR"/>
        </w:rPr>
        <w:t xml:space="preserve"> 255.255.0.0 (Longueur : 16).</w:t>
      </w:r>
    </w:p>
    <w:p w:rsidR="00903A95" w:rsidRPr="005A72A6" w:rsidRDefault="00903A95" w:rsidP="00903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5490F01B" wp14:editId="57581A11">
            <wp:extent cx="4633708" cy="2516054"/>
            <wp:effectExtent l="0" t="0" r="0" b="0"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png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984" cy="252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A95" w:rsidRPr="005F1072" w:rsidRDefault="008944A7" w:rsidP="00903A95">
      <w:pPr>
        <w:pStyle w:val="Titre2"/>
        <w:rPr>
          <w:rFonts w:eastAsia="Times New Roman"/>
          <w:lang w:eastAsia="fr-FR"/>
        </w:rPr>
      </w:pPr>
      <w:bookmarkStart w:id="36" w:name="_Toc225953954"/>
      <w:r>
        <w:rPr>
          <w:rFonts w:eastAsia="Times New Roman"/>
          <w:lang w:eastAsia="fr-FR"/>
        </w:rPr>
        <w:t>5.3</w:t>
      </w:r>
      <w:r w:rsidR="00903A95" w:rsidRPr="005F1072">
        <w:rPr>
          <w:rFonts w:eastAsia="Times New Roman"/>
          <w:lang w:eastAsia="fr-FR"/>
        </w:rPr>
        <w:t xml:space="preserve"> Ajout d'exclusions</w:t>
      </w:r>
      <w:bookmarkEnd w:id="36"/>
    </w:p>
    <w:p w:rsidR="00903A95" w:rsidRPr="005F1072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F1072">
        <w:rPr>
          <w:rFonts w:ascii="Arial" w:eastAsia="Times New Roman" w:hAnsi="Arial" w:cs="Arial"/>
          <w:sz w:val="20"/>
          <w:szCs w:val="20"/>
          <w:lang w:eastAsia="fr-FR"/>
        </w:rPr>
        <w:t>Ensuite, il faut exclure les adresses déjà utilisées par les serveurs pour éviter les conflits d'IP. (IP fixes)</w:t>
      </w:r>
    </w:p>
    <w:p w:rsidR="00903A95" w:rsidRPr="005F1072" w:rsidRDefault="00903A95" w:rsidP="00903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F1072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Plage exclue :</w:t>
      </w:r>
      <w:r w:rsidRPr="005F1072">
        <w:rPr>
          <w:rFonts w:ascii="Arial" w:eastAsia="Times New Roman" w:hAnsi="Arial" w:cs="Arial"/>
          <w:sz w:val="20"/>
          <w:szCs w:val="20"/>
          <w:lang w:eastAsia="fr-FR"/>
        </w:rPr>
        <w:t xml:space="preserve"> de 172.18.0.1 à 172.18.0.9.</w:t>
      </w:r>
    </w:p>
    <w:p w:rsidR="00903A95" w:rsidRPr="005F1072" w:rsidRDefault="00903A95" w:rsidP="00903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F1072">
        <w:rPr>
          <w:rFonts w:ascii="Arial" w:eastAsia="Times New Roman" w:hAnsi="Arial" w:cs="Arial"/>
          <w:sz w:val="20"/>
          <w:szCs w:val="20"/>
          <w:lang w:eastAsia="fr-FR"/>
        </w:rPr>
        <w:t>Le serveur ne distribuera donc des adresses qu'à partir de .10.</w:t>
      </w:r>
    </w:p>
    <w:p w:rsidR="00903A95" w:rsidRPr="00903A95" w:rsidRDefault="00903A95" w:rsidP="00903A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69ECEB58" wp14:editId="410D81C2">
            <wp:extent cx="3798602" cy="1890508"/>
            <wp:effectExtent l="0" t="0" r="0" b="0"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png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298" cy="190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A95" w:rsidRPr="005F1072" w:rsidRDefault="008944A7" w:rsidP="00903A95">
      <w:pPr>
        <w:pStyle w:val="Titre2"/>
        <w:rPr>
          <w:rFonts w:eastAsia="Times New Roman"/>
          <w:lang w:eastAsia="fr-FR"/>
        </w:rPr>
      </w:pPr>
      <w:bookmarkStart w:id="37" w:name="_Toc225953955"/>
      <w:r>
        <w:rPr>
          <w:rFonts w:eastAsia="Times New Roman"/>
          <w:lang w:eastAsia="fr-FR"/>
        </w:rPr>
        <w:t>5.4</w:t>
      </w:r>
      <w:r w:rsidR="00903A95" w:rsidRPr="005F1072">
        <w:rPr>
          <w:rFonts w:eastAsia="Times New Roman"/>
          <w:lang w:eastAsia="fr-FR"/>
        </w:rPr>
        <w:t xml:space="preserve"> Durée du bail</w:t>
      </w:r>
      <w:bookmarkEnd w:id="37"/>
      <w:r w:rsidR="00903A95" w:rsidRPr="005F1072">
        <w:rPr>
          <w:rFonts w:eastAsia="Times New Roman"/>
          <w:lang w:eastAsia="fr-FR"/>
        </w:rPr>
        <w:t xml:space="preserve"> </w:t>
      </w:r>
    </w:p>
    <w:p w:rsidR="00903A95" w:rsidRPr="005F1072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F1072">
        <w:rPr>
          <w:rFonts w:ascii="Arial" w:eastAsia="Times New Roman" w:hAnsi="Arial" w:cs="Arial"/>
          <w:sz w:val="20"/>
          <w:szCs w:val="20"/>
          <w:lang w:eastAsia="fr-FR"/>
        </w:rPr>
        <w:t>C'est la durée pendant laquelle un client garde son adresse IP avant de devoir la renouveler. (</w:t>
      </w:r>
      <w:proofErr w:type="gramStart"/>
      <w:r w:rsidRPr="005F1072">
        <w:rPr>
          <w:rFonts w:ascii="Arial" w:eastAsia="Times New Roman" w:hAnsi="Arial" w:cs="Arial"/>
          <w:sz w:val="20"/>
          <w:szCs w:val="20"/>
          <w:lang w:eastAsia="fr-FR"/>
        </w:rPr>
        <w:t>ici</w:t>
      </w:r>
      <w:proofErr w:type="gramEnd"/>
      <w:r w:rsidRPr="005F1072">
        <w:rPr>
          <w:rFonts w:ascii="Arial" w:eastAsia="Times New Roman" w:hAnsi="Arial" w:cs="Arial"/>
          <w:sz w:val="20"/>
          <w:szCs w:val="20"/>
          <w:lang w:eastAsia="fr-FR"/>
        </w:rPr>
        <w:t xml:space="preserve"> 8 heures)</w:t>
      </w:r>
    </w:p>
    <w:p w:rsidR="00903A95" w:rsidRPr="005A72A6" w:rsidRDefault="00903A95" w:rsidP="00903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3E37D3CE" wp14:editId="7EC567FD">
            <wp:extent cx="3921261" cy="2089437"/>
            <wp:effectExtent l="0" t="0" r="3175" b="6350"/>
            <wp:docPr id="93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png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352" cy="209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A95" w:rsidRPr="005F1072" w:rsidRDefault="00903A95" w:rsidP="00903A95">
      <w:pPr>
        <w:pStyle w:val="Titre2"/>
        <w:rPr>
          <w:rFonts w:eastAsia="Times New Roman"/>
          <w:lang w:eastAsia="fr-FR"/>
        </w:rPr>
      </w:pPr>
      <w:bookmarkStart w:id="38" w:name="_Toc225953956"/>
      <w:r w:rsidRPr="005F1072">
        <w:rPr>
          <w:rFonts w:eastAsia="Times New Roman"/>
          <w:lang w:eastAsia="fr-FR"/>
        </w:rPr>
        <w:t>5.</w:t>
      </w:r>
      <w:r w:rsidR="008944A7">
        <w:rPr>
          <w:rFonts w:eastAsia="Times New Roman"/>
          <w:lang w:eastAsia="fr-FR"/>
        </w:rPr>
        <w:t>5</w:t>
      </w:r>
      <w:r w:rsidRPr="005F1072">
        <w:rPr>
          <w:rFonts w:eastAsia="Times New Roman"/>
          <w:lang w:eastAsia="fr-FR"/>
        </w:rPr>
        <w:t xml:space="preserve"> Configuration des options DHCP</w:t>
      </w:r>
      <w:bookmarkEnd w:id="38"/>
    </w:p>
    <w:p w:rsidR="00903A95" w:rsidRPr="005F1072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F1072">
        <w:rPr>
          <w:rFonts w:ascii="Arial" w:eastAsia="Times New Roman" w:hAnsi="Arial" w:cs="Arial"/>
          <w:sz w:val="20"/>
          <w:szCs w:val="20"/>
          <w:lang w:eastAsia="fr-FR"/>
        </w:rPr>
        <w:t xml:space="preserve">L'assistant propose de configurer immédiatement les options indispensables (Passerelle, DNS). Sélectionnez </w:t>
      </w:r>
      <w:r w:rsidRPr="005F1072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"Oui, je veux configurer ces options maintenant"</w:t>
      </w:r>
      <w:r w:rsidRPr="005F1072">
        <w:rPr>
          <w:rFonts w:ascii="Arial" w:eastAsia="Times New Roman" w:hAnsi="Arial" w:cs="Arial"/>
          <w:sz w:val="20"/>
          <w:szCs w:val="20"/>
          <w:lang w:eastAsia="fr-FR"/>
        </w:rPr>
        <w:t>.</w:t>
      </w:r>
    </w:p>
    <w:p w:rsidR="00903A95" w:rsidRPr="005A72A6" w:rsidRDefault="00903A95" w:rsidP="00903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6335329" wp14:editId="2A0A4EA5">
            <wp:extent cx="4115102" cy="2154169"/>
            <wp:effectExtent l="0" t="0" r="0" b="0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.png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125" cy="215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A95" w:rsidRDefault="00903A95" w:rsidP="00903A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u w:val="single"/>
          <w:lang w:eastAsia="fr-FR"/>
        </w:rPr>
      </w:pPr>
    </w:p>
    <w:p w:rsidR="00903A95" w:rsidRPr="005F1072" w:rsidRDefault="008944A7" w:rsidP="00903A95">
      <w:pPr>
        <w:pStyle w:val="Titre2"/>
        <w:rPr>
          <w:rFonts w:eastAsia="Times New Roman"/>
          <w:lang w:eastAsia="fr-FR"/>
        </w:rPr>
      </w:pPr>
      <w:bookmarkStart w:id="39" w:name="_Toc225953957"/>
      <w:r>
        <w:rPr>
          <w:rFonts w:eastAsia="Times New Roman"/>
          <w:lang w:eastAsia="fr-FR"/>
        </w:rPr>
        <w:t>5.6</w:t>
      </w:r>
      <w:r w:rsidR="00903A95" w:rsidRPr="005F1072">
        <w:rPr>
          <w:rFonts w:eastAsia="Times New Roman"/>
          <w:lang w:eastAsia="fr-FR"/>
        </w:rPr>
        <w:t>. Routeur (Passerelle par défaut)</w:t>
      </w:r>
      <w:bookmarkEnd w:id="39"/>
    </w:p>
    <w:p w:rsidR="00903A95" w:rsidRPr="005F1072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F1072">
        <w:rPr>
          <w:rFonts w:ascii="Arial" w:eastAsia="Times New Roman" w:hAnsi="Arial" w:cs="Arial"/>
          <w:sz w:val="20"/>
          <w:szCs w:val="20"/>
          <w:lang w:eastAsia="fr-FR"/>
        </w:rPr>
        <w:t>C'est l'adresse du routeur ou pare-feu pour sortir du réseau.</w:t>
      </w:r>
    </w:p>
    <w:p w:rsidR="00903A95" w:rsidRPr="005F1072" w:rsidRDefault="00903A95" w:rsidP="00903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F1072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Adresse IP :</w:t>
      </w:r>
      <w:r w:rsidRPr="005F1072">
        <w:rPr>
          <w:rFonts w:ascii="Arial" w:eastAsia="Times New Roman" w:hAnsi="Arial" w:cs="Arial"/>
          <w:sz w:val="20"/>
          <w:szCs w:val="20"/>
          <w:lang w:eastAsia="fr-FR"/>
        </w:rPr>
        <w:t xml:space="preserve"> 172.18.255.254 (interface LAN du </w:t>
      </w:r>
      <w:proofErr w:type="spellStart"/>
      <w:r w:rsidRPr="005F1072">
        <w:rPr>
          <w:rFonts w:ascii="Arial" w:eastAsia="Times New Roman" w:hAnsi="Arial" w:cs="Arial"/>
          <w:sz w:val="20"/>
          <w:szCs w:val="20"/>
          <w:lang w:eastAsia="fr-FR"/>
        </w:rPr>
        <w:t>pfsense</w:t>
      </w:r>
      <w:proofErr w:type="spellEnd"/>
      <w:r w:rsidRPr="005F1072">
        <w:rPr>
          <w:rFonts w:ascii="Arial" w:eastAsia="Times New Roman" w:hAnsi="Arial" w:cs="Arial"/>
          <w:sz w:val="20"/>
          <w:szCs w:val="20"/>
          <w:lang w:eastAsia="fr-FR"/>
        </w:rPr>
        <w:t>)</w:t>
      </w:r>
    </w:p>
    <w:p w:rsidR="00903A95" w:rsidRPr="005F1072" w:rsidRDefault="00903A95" w:rsidP="00903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F1072">
        <w:rPr>
          <w:rFonts w:ascii="Arial" w:eastAsia="Times New Roman" w:hAnsi="Arial" w:cs="Arial"/>
          <w:sz w:val="20"/>
          <w:szCs w:val="20"/>
          <w:lang w:eastAsia="fr-FR"/>
        </w:rPr>
        <w:t xml:space="preserve">Cliquez sur </w:t>
      </w:r>
      <w:r w:rsidRPr="005F1072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Ajouter</w:t>
      </w:r>
      <w:r w:rsidRPr="005F1072">
        <w:rPr>
          <w:rFonts w:ascii="Arial" w:eastAsia="Times New Roman" w:hAnsi="Arial" w:cs="Arial"/>
          <w:sz w:val="20"/>
          <w:szCs w:val="20"/>
          <w:lang w:eastAsia="fr-FR"/>
        </w:rPr>
        <w:t xml:space="preserve"> pour valider.</w:t>
      </w:r>
    </w:p>
    <w:p w:rsidR="00903A95" w:rsidRDefault="00903A95" w:rsidP="00903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6877E86E" wp14:editId="5B1CB1A8">
            <wp:extent cx="5760720" cy="3044190"/>
            <wp:effectExtent l="0" t="0" r="0" b="3810"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.png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A95" w:rsidRPr="005A72A6" w:rsidRDefault="00903A95" w:rsidP="00903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6D850DF" wp14:editId="63A368DB">
            <wp:extent cx="5760720" cy="3121025"/>
            <wp:effectExtent l="0" t="0" r="0" b="3175"/>
            <wp:docPr id="96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8.png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A95" w:rsidRDefault="00903A95" w:rsidP="00903A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u w:val="single"/>
          <w:lang w:eastAsia="fr-FR"/>
        </w:rPr>
      </w:pPr>
    </w:p>
    <w:p w:rsidR="00903A95" w:rsidRPr="005F1072" w:rsidRDefault="008944A7" w:rsidP="00903A95">
      <w:pPr>
        <w:pStyle w:val="Titre2"/>
        <w:rPr>
          <w:rFonts w:eastAsia="Times New Roman"/>
          <w:lang w:eastAsia="fr-FR"/>
        </w:rPr>
      </w:pPr>
      <w:bookmarkStart w:id="40" w:name="_Toc225953958"/>
      <w:r>
        <w:rPr>
          <w:rFonts w:eastAsia="Times New Roman"/>
          <w:lang w:eastAsia="fr-FR"/>
        </w:rPr>
        <w:t>5.7</w:t>
      </w:r>
      <w:r w:rsidR="00903A95" w:rsidRPr="005F1072">
        <w:rPr>
          <w:rFonts w:eastAsia="Times New Roman"/>
          <w:lang w:eastAsia="fr-FR"/>
        </w:rPr>
        <w:t xml:space="preserve"> Nom de domaine et serveurs DNS</w:t>
      </w:r>
      <w:bookmarkEnd w:id="40"/>
    </w:p>
    <w:p w:rsidR="00903A95" w:rsidRPr="005F1072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F1072">
        <w:rPr>
          <w:rFonts w:ascii="Arial" w:eastAsia="Times New Roman" w:hAnsi="Arial" w:cs="Arial"/>
          <w:sz w:val="20"/>
          <w:szCs w:val="20"/>
          <w:lang w:eastAsia="fr-FR"/>
        </w:rPr>
        <w:t>Ces paramètres permettent aux clients de résoudre les noms (ex: accéder au proxy ou à l'AD par leur nom).</w:t>
      </w:r>
    </w:p>
    <w:p w:rsidR="00903A95" w:rsidRPr="005F1072" w:rsidRDefault="00903A95" w:rsidP="00903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F1072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Domaine parent :</w:t>
      </w:r>
      <w:r w:rsidRPr="005F1072">
        <w:rPr>
          <w:rFonts w:ascii="Arial" w:eastAsia="Times New Roman" w:hAnsi="Arial" w:cs="Arial"/>
          <w:sz w:val="20"/>
          <w:szCs w:val="20"/>
          <w:lang w:eastAsia="fr-FR"/>
        </w:rPr>
        <w:t xml:space="preserve"> </w:t>
      </w:r>
      <w:proofErr w:type="spellStart"/>
      <w:r w:rsidRPr="005F1072">
        <w:rPr>
          <w:rFonts w:ascii="Arial" w:eastAsia="Times New Roman" w:hAnsi="Arial" w:cs="Arial"/>
          <w:sz w:val="20"/>
          <w:szCs w:val="20"/>
          <w:lang w:eastAsia="fr-FR"/>
        </w:rPr>
        <w:t>InfoTools.lan</w:t>
      </w:r>
      <w:proofErr w:type="spellEnd"/>
    </w:p>
    <w:p w:rsidR="00903A95" w:rsidRPr="005F1072" w:rsidRDefault="00903A95" w:rsidP="00903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F1072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Serveurs DNS :</w:t>
      </w:r>
      <w:r w:rsidRPr="005F1072">
        <w:rPr>
          <w:rFonts w:ascii="Arial" w:eastAsia="Times New Roman" w:hAnsi="Arial" w:cs="Arial"/>
          <w:sz w:val="20"/>
          <w:szCs w:val="20"/>
          <w:lang w:eastAsia="fr-FR"/>
        </w:rPr>
        <w:t xml:space="preserve"> 172.18.0.8 et 172.18.0.4 (les AD 1 et 2).</w:t>
      </w:r>
    </w:p>
    <w:p w:rsidR="00903A95" w:rsidRPr="005A72A6" w:rsidRDefault="00903A95" w:rsidP="00903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0EFA7E7E" wp14:editId="3AD34E96">
            <wp:extent cx="5760720" cy="3098165"/>
            <wp:effectExtent l="0" t="0" r="0" b="6985"/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9.png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A95" w:rsidRPr="005F1072" w:rsidRDefault="008944A7" w:rsidP="00903A95">
      <w:pPr>
        <w:pStyle w:val="Titre2"/>
        <w:rPr>
          <w:rFonts w:eastAsia="Times New Roman"/>
          <w:lang w:eastAsia="fr-FR"/>
        </w:rPr>
      </w:pPr>
      <w:bookmarkStart w:id="41" w:name="_Toc225953959"/>
      <w:r>
        <w:rPr>
          <w:rFonts w:eastAsia="Times New Roman"/>
          <w:lang w:eastAsia="fr-FR"/>
        </w:rPr>
        <w:t>5.8</w:t>
      </w:r>
      <w:r w:rsidR="00903A95" w:rsidRPr="005F1072">
        <w:rPr>
          <w:rFonts w:eastAsia="Times New Roman"/>
          <w:lang w:eastAsia="fr-FR"/>
        </w:rPr>
        <w:t xml:space="preserve"> Serveurs WINS</w:t>
      </w:r>
      <w:bookmarkEnd w:id="41"/>
    </w:p>
    <w:p w:rsidR="00903A95" w:rsidRPr="005F1072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F1072">
        <w:rPr>
          <w:rFonts w:ascii="Arial" w:eastAsia="Times New Roman" w:hAnsi="Arial" w:cs="Arial"/>
          <w:sz w:val="20"/>
          <w:szCs w:val="20"/>
          <w:lang w:eastAsia="fr-FR"/>
        </w:rPr>
        <w:t>Optionnel pour les réseaux modernes. Laissez vide sauf si vous avez de vieilles applications NetBIOS spécifiques.</w:t>
      </w:r>
    </w:p>
    <w:p w:rsidR="00903A95" w:rsidRPr="005A72A6" w:rsidRDefault="00903A95" w:rsidP="00903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577AADC7" wp14:editId="18698A9B">
            <wp:extent cx="5760720" cy="3114675"/>
            <wp:effectExtent l="0" t="0" r="0" b="9525"/>
            <wp:docPr id="98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0.png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A95" w:rsidRPr="005A72A6" w:rsidRDefault="004757AC" w:rsidP="00903A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903A95" w:rsidRPr="005F1072" w:rsidRDefault="008944A7" w:rsidP="00903A95">
      <w:pPr>
        <w:pStyle w:val="Titre2"/>
        <w:rPr>
          <w:rFonts w:eastAsia="Times New Roman"/>
          <w:lang w:eastAsia="fr-FR"/>
        </w:rPr>
      </w:pPr>
      <w:bookmarkStart w:id="42" w:name="_Toc225953960"/>
      <w:r>
        <w:rPr>
          <w:rFonts w:eastAsia="Times New Roman"/>
          <w:lang w:eastAsia="fr-FR"/>
        </w:rPr>
        <w:t>5.9</w:t>
      </w:r>
      <w:r w:rsidR="00903A95" w:rsidRPr="005F1072">
        <w:rPr>
          <w:rFonts w:eastAsia="Times New Roman"/>
          <w:lang w:eastAsia="fr-FR"/>
        </w:rPr>
        <w:t xml:space="preserve"> Activation</w:t>
      </w:r>
      <w:bookmarkEnd w:id="42"/>
    </w:p>
    <w:p w:rsidR="00903A95" w:rsidRPr="005F1072" w:rsidRDefault="00903A95" w:rsidP="00903A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F1072">
        <w:rPr>
          <w:rFonts w:ascii="Arial" w:eastAsia="Times New Roman" w:hAnsi="Arial" w:cs="Arial"/>
          <w:sz w:val="20"/>
          <w:szCs w:val="20"/>
          <w:lang w:eastAsia="fr-FR"/>
        </w:rPr>
        <w:t xml:space="preserve">À la fin de l'assistant, choisissez </w:t>
      </w:r>
      <w:r w:rsidRPr="005F1072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"Oui, je veux activer cette étendue maintenant"</w:t>
      </w:r>
      <w:r w:rsidRPr="005F1072">
        <w:rPr>
          <w:rFonts w:ascii="Arial" w:eastAsia="Times New Roman" w:hAnsi="Arial" w:cs="Arial"/>
          <w:sz w:val="20"/>
          <w:szCs w:val="20"/>
          <w:lang w:eastAsia="fr-FR"/>
        </w:rPr>
        <w:t>. L'étendue apparaît alors avec une icône verte "Actif" dans la console.</w:t>
      </w:r>
    </w:p>
    <w:p w:rsidR="00903A95" w:rsidRDefault="00903A95" w:rsidP="00903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9CA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23F71196" wp14:editId="586A6096">
            <wp:extent cx="5760720" cy="3094355"/>
            <wp:effectExtent l="0" t="0" r="0" b="0"/>
            <wp:docPr id="119" name="Imag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A95" w:rsidRPr="005A72A6" w:rsidRDefault="00903A95" w:rsidP="00903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9CA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04084412" wp14:editId="4C281764">
            <wp:extent cx="5760720" cy="3145790"/>
            <wp:effectExtent l="0" t="0" r="0" b="0"/>
            <wp:docPr id="120" name="Imag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A95" w:rsidRDefault="00903A95" w:rsidP="00903A95"/>
    <w:p w:rsidR="00903A95" w:rsidRPr="00903A95" w:rsidRDefault="00903A95" w:rsidP="00903A95"/>
    <w:p w:rsidR="00942654" w:rsidRDefault="00942654" w:rsidP="00942654">
      <w:pPr>
        <w:pStyle w:val="Titre1"/>
      </w:pPr>
    </w:p>
    <w:p w:rsidR="00942654" w:rsidRPr="00942654" w:rsidRDefault="00942654" w:rsidP="00942654">
      <w:bookmarkStart w:id="43" w:name="_GoBack"/>
      <w:bookmarkEnd w:id="43"/>
    </w:p>
    <w:p w:rsidR="00F21CB6" w:rsidRPr="00C56F81" w:rsidRDefault="00C56F81" w:rsidP="00C56F8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sectPr w:rsidR="00F21CB6" w:rsidRPr="00C56F81" w:rsidSect="001B3673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A107EF"/>
    <w:multiLevelType w:val="multilevel"/>
    <w:tmpl w:val="346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23977"/>
    <w:multiLevelType w:val="multilevel"/>
    <w:tmpl w:val="B0F6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652B6"/>
    <w:multiLevelType w:val="multilevel"/>
    <w:tmpl w:val="B57E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27F41"/>
    <w:multiLevelType w:val="multilevel"/>
    <w:tmpl w:val="82C0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82A7A"/>
    <w:multiLevelType w:val="multilevel"/>
    <w:tmpl w:val="8BCE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D0DED"/>
    <w:multiLevelType w:val="multilevel"/>
    <w:tmpl w:val="C0A4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Sofiane AHMIDI">
    <w15:presenceInfo w15:providerId="AD" w15:userId="S-1-5-21-3342150846-3359914193-431491166-97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452"/>
    <w:rsid w:val="0001738D"/>
    <w:rsid w:val="00081B84"/>
    <w:rsid w:val="000B673A"/>
    <w:rsid w:val="00111256"/>
    <w:rsid w:val="00143B61"/>
    <w:rsid w:val="001B3673"/>
    <w:rsid w:val="00264AB5"/>
    <w:rsid w:val="00282D5A"/>
    <w:rsid w:val="002D0D72"/>
    <w:rsid w:val="00332514"/>
    <w:rsid w:val="003511ED"/>
    <w:rsid w:val="00380DA8"/>
    <w:rsid w:val="003B6A23"/>
    <w:rsid w:val="003F7D2E"/>
    <w:rsid w:val="004757AC"/>
    <w:rsid w:val="00476453"/>
    <w:rsid w:val="004E3977"/>
    <w:rsid w:val="004F30D5"/>
    <w:rsid w:val="00554192"/>
    <w:rsid w:val="00556F7F"/>
    <w:rsid w:val="006A29D9"/>
    <w:rsid w:val="006E2888"/>
    <w:rsid w:val="006F15A4"/>
    <w:rsid w:val="00703F2F"/>
    <w:rsid w:val="00727D0C"/>
    <w:rsid w:val="00752AC7"/>
    <w:rsid w:val="008944A7"/>
    <w:rsid w:val="008A640E"/>
    <w:rsid w:val="008B1BA0"/>
    <w:rsid w:val="00903A95"/>
    <w:rsid w:val="0092608A"/>
    <w:rsid w:val="0093420C"/>
    <w:rsid w:val="00942654"/>
    <w:rsid w:val="009D1452"/>
    <w:rsid w:val="00A75E23"/>
    <w:rsid w:val="00AB14C7"/>
    <w:rsid w:val="00AB523B"/>
    <w:rsid w:val="00BC04BA"/>
    <w:rsid w:val="00BE4580"/>
    <w:rsid w:val="00C167AA"/>
    <w:rsid w:val="00C4567E"/>
    <w:rsid w:val="00C47589"/>
    <w:rsid w:val="00C56F81"/>
    <w:rsid w:val="00C80548"/>
    <w:rsid w:val="00CE0347"/>
    <w:rsid w:val="00CF460A"/>
    <w:rsid w:val="00D41A77"/>
    <w:rsid w:val="00DA2F9D"/>
    <w:rsid w:val="00DD1376"/>
    <w:rsid w:val="00E72E00"/>
    <w:rsid w:val="00EE355D"/>
    <w:rsid w:val="00F12416"/>
    <w:rsid w:val="00F21CB6"/>
    <w:rsid w:val="00F95771"/>
    <w:rsid w:val="00F95EB5"/>
    <w:rsid w:val="00FB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1E84AA8C-BC0A-4F93-81B0-7552F811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355D"/>
    <w:pPr>
      <w:keepNext/>
      <w:keepLines/>
      <w:spacing w:before="240" w:after="0"/>
      <w:outlineLvl w:val="0"/>
    </w:pPr>
    <w:rPr>
      <w:rFonts w:ascii="Bahnschrift SemiLight" w:eastAsiaTheme="majorEastAsia" w:hAnsi="Bahnschrift SemiLight" w:cstheme="majorBidi"/>
      <w:b/>
      <w:color w:val="1F3864" w:themeColor="accent5" w:themeShade="80"/>
      <w:sz w:val="40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76453"/>
    <w:pPr>
      <w:keepNext/>
      <w:keepLines/>
      <w:spacing w:before="40" w:after="0"/>
      <w:ind w:left="708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9D1452"/>
    <w:rPr>
      <w:b/>
      <w:bCs/>
    </w:rPr>
  </w:style>
  <w:style w:type="paragraph" w:styleId="Sansinterligne">
    <w:name w:val="No Spacing"/>
    <w:link w:val="SansinterligneCar"/>
    <w:uiPriority w:val="1"/>
    <w:qFormat/>
    <w:rsid w:val="001B3673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B3673"/>
    <w:rPr>
      <w:rFonts w:eastAsiaTheme="minorEastAsia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EE355D"/>
    <w:rPr>
      <w:rFonts w:ascii="Bahnschrift SemiLight" w:eastAsiaTheme="majorEastAsia" w:hAnsi="Bahnschrift SemiLight" w:cstheme="majorBidi"/>
      <w:b/>
      <w:color w:val="1F3864" w:themeColor="accent5" w:themeShade="80"/>
      <w:sz w:val="40"/>
      <w:szCs w:val="32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B3673"/>
    <w:pPr>
      <w:outlineLvl w:val="9"/>
    </w:pPr>
    <w:rPr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1B3673"/>
    <w:pPr>
      <w:spacing w:after="100"/>
      <w:ind w:left="220"/>
    </w:pPr>
    <w:rPr>
      <w:rFonts w:eastAsiaTheme="minorEastAsia" w:cs="Times New Roman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1B3673"/>
    <w:pPr>
      <w:spacing w:after="100"/>
    </w:pPr>
    <w:rPr>
      <w:rFonts w:eastAsiaTheme="minorEastAsia" w:cs="Times New Roman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1B3673"/>
    <w:pPr>
      <w:spacing w:after="100"/>
      <w:ind w:left="440"/>
    </w:pPr>
    <w:rPr>
      <w:rFonts w:eastAsiaTheme="minorEastAsia" w:cs="Times New Roman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355D"/>
    <w:pPr>
      <w:numPr>
        <w:ilvl w:val="1"/>
      </w:numPr>
    </w:pPr>
    <w:rPr>
      <w:rFonts w:ascii="Bahnschrift SemiLight" w:eastAsiaTheme="minorEastAsia" w:hAnsi="Bahnschrift SemiLight"/>
      <w:color w:val="8EAADB" w:themeColor="accent5" w:themeTint="99"/>
      <w:spacing w:val="15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EE355D"/>
    <w:rPr>
      <w:rFonts w:ascii="Bahnschrift SemiLight" w:eastAsiaTheme="minorEastAsia" w:hAnsi="Bahnschrift SemiLight"/>
      <w:color w:val="8EAADB" w:themeColor="accent5" w:themeTint="99"/>
      <w:spacing w:val="15"/>
      <w:u w:val="single"/>
    </w:rPr>
  </w:style>
  <w:style w:type="character" w:styleId="Lienhypertexte">
    <w:name w:val="Hyperlink"/>
    <w:basedOn w:val="Policepardfaut"/>
    <w:uiPriority w:val="99"/>
    <w:unhideWhenUsed/>
    <w:rsid w:val="00EE355D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476453"/>
    <w:rPr>
      <w:rFonts w:asciiTheme="majorHAnsi" w:eastAsiaTheme="majorEastAsia" w:hAnsiTheme="majorHAnsi" w:cstheme="majorBidi"/>
      <w:color w:val="2E74B5" w:themeColor="accent1" w:themeShade="BF"/>
      <w:sz w:val="26"/>
      <w:szCs w:val="26"/>
      <w:u w:val="single"/>
    </w:rPr>
  </w:style>
  <w:style w:type="paragraph" w:styleId="NormalWeb">
    <w:name w:val="Normal (Web)"/>
    <w:basedOn w:val="Normal"/>
    <w:uiPriority w:val="99"/>
    <w:semiHidden/>
    <w:unhideWhenUsed/>
    <w:rsid w:val="00C56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64A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64AB5"/>
    <w:rPr>
      <w:rFonts w:ascii="Segoe UI" w:hAnsi="Segoe UI" w:cs="Segoe UI"/>
      <w:sz w:val="18"/>
      <w:szCs w:val="18"/>
    </w:rPr>
  </w:style>
  <w:style w:type="paragraph" w:styleId="Rvision">
    <w:name w:val="Revision"/>
    <w:hidden/>
    <w:uiPriority w:val="99"/>
    <w:semiHidden/>
    <w:rsid w:val="00F95E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hyperlink" Target="https://www.thunderbird.net/fr/thunderbird/all/" TargetMode="External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7" Type="http://schemas.openxmlformats.org/officeDocument/2006/relationships/image" Target="media/image3.pn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hyperlink" Target="file:///\\srvad\SYSVOL\InfoTools.lan\Application" TargetMode="External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fontTable" Target="fontTable.xml"/><Relationship Id="rId5" Type="http://schemas.openxmlformats.org/officeDocument/2006/relationships/image" Target="media/image1.jpeg"/><Relationship Id="rId61" Type="http://schemas.openxmlformats.org/officeDocument/2006/relationships/image" Target="media/image5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hyperlink" Target="file:///\\srvad\SYSVOL\InfoTools.lan\Application" TargetMode="External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5.png"/><Relationship Id="rId80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3</Pages>
  <Words>2489</Words>
  <Characters>13693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Documentation Active Directory</vt:lpstr>
    </vt:vector>
  </TitlesOfParts>
  <Company>Lycee MATHIAS</Company>
  <LinksUpToDate>false</LinksUpToDate>
  <CharactersWithSpaces>16150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Active Directory</dc:title>
  <dc:subject/>
  <dc:creator>Sofiane AHMIDI</dc:creator>
  <cp:keywords/>
  <dc:description/>
  <cp:lastModifiedBy>Luiza PEDRO</cp:lastModifiedBy>
  <cp:revision>10</cp:revision>
  <dcterms:created xsi:type="dcterms:W3CDTF">2026-03-30T13:45:00Z</dcterms:created>
  <dcterms:modified xsi:type="dcterms:W3CDTF">2026-04-01T14:38:00Z</dcterms:modified>
</cp:coreProperties>
</file>